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5BBB4" w14:textId="4D6CE990" w:rsidR="7A836984" w:rsidRDefault="7A836984" w:rsidP="7A836984">
      <w:pPr>
        <w:spacing w:after="0"/>
        <w:jc w:val="center"/>
      </w:pPr>
    </w:p>
    <w:p w14:paraId="4835969C" w14:textId="5A992C45" w:rsidR="001A2C59" w:rsidRDefault="00E812E0" w:rsidP="00E812E0">
      <w:pPr>
        <w:spacing w:after="0"/>
        <w:jc w:val="center"/>
        <w:rPr>
          <w:rFonts w:ascii="Times New Roman" w:hAnsi="Times New Roman" w:cs="Times New Roman"/>
          <w:sz w:val="24"/>
          <w:szCs w:val="24"/>
        </w:rPr>
      </w:pPr>
      <w:r>
        <w:rPr>
          <w:rFonts w:ascii="Arial" w:hAnsi="Arial" w:cs="Arial"/>
          <w:noProof/>
          <w:color w:val="000000"/>
          <w:sz w:val="24"/>
          <w:szCs w:val="24"/>
          <w:bdr w:val="none" w:sz="0" w:space="0" w:color="auto" w:frame="1"/>
          <w:lang w:val="en-US" w:eastAsia="en-US"/>
        </w:rPr>
        <w:drawing>
          <wp:inline distT="0" distB="0" distL="0" distR="0" wp14:anchorId="41443034" wp14:editId="6FFA0C43">
            <wp:extent cx="2600325" cy="571500"/>
            <wp:effectExtent l="19050" t="0" r="9525" b="0"/>
            <wp:docPr id="3" name="Picture 4" descr="/Users/apple/Library/Containers/com.microsoft.Outlook/Data/Library/Caches/Signatures/signature_210598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pple/Library/Containers/com.microsoft.Outlook/Data/Library/Caches/Signatures/signature_2105988401"/>
                    <pic:cNvPicPr>
                      <a:picLocks noChangeAspect="1" noChangeArrowheads="1"/>
                    </pic:cNvPicPr>
                  </pic:nvPicPr>
                  <pic:blipFill>
                    <a:blip r:embed="rId11" r:link="rId12"/>
                    <a:srcRect/>
                    <a:stretch>
                      <a:fillRect/>
                    </a:stretch>
                  </pic:blipFill>
                  <pic:spPr bwMode="auto">
                    <a:xfrm>
                      <a:off x="0" y="0"/>
                      <a:ext cx="2600325" cy="571500"/>
                    </a:xfrm>
                    <a:prstGeom prst="rect">
                      <a:avLst/>
                    </a:prstGeom>
                    <a:noFill/>
                    <a:ln w="9525">
                      <a:noFill/>
                      <a:miter lim="800000"/>
                      <a:headEnd/>
                      <a:tailEnd/>
                    </a:ln>
                  </pic:spPr>
                </pic:pic>
              </a:graphicData>
            </a:graphic>
          </wp:inline>
        </w:drawing>
      </w:r>
    </w:p>
    <w:p w14:paraId="4ADFB105" w14:textId="77777777" w:rsidR="001A2C59" w:rsidRDefault="001A2C59" w:rsidP="00A0650F">
      <w:pPr>
        <w:spacing w:after="0"/>
        <w:rPr>
          <w:rFonts w:ascii="Times New Roman" w:hAnsi="Times New Roman" w:cs="Times New Roman"/>
          <w:sz w:val="24"/>
          <w:szCs w:val="24"/>
        </w:rPr>
      </w:pPr>
    </w:p>
    <w:p w14:paraId="0296D833" w14:textId="77777777" w:rsidR="001A2C59" w:rsidRDefault="001A2C59" w:rsidP="00A0650F">
      <w:pPr>
        <w:spacing w:after="0"/>
        <w:rPr>
          <w:rFonts w:ascii="Times New Roman" w:hAnsi="Times New Roman" w:cs="Times New Roman"/>
          <w:sz w:val="24"/>
          <w:szCs w:val="24"/>
        </w:rPr>
      </w:pPr>
    </w:p>
    <w:p w14:paraId="6FF0C5A9" w14:textId="77777777" w:rsidR="00B86DC0" w:rsidRDefault="00B86DC0" w:rsidP="00A0650F">
      <w:pPr>
        <w:spacing w:after="0"/>
        <w:rPr>
          <w:rFonts w:ascii="Times New Roman" w:hAnsi="Times New Roman" w:cs="Times New Roman"/>
          <w:sz w:val="24"/>
          <w:szCs w:val="24"/>
        </w:rPr>
      </w:pPr>
    </w:p>
    <w:p w14:paraId="02DBD9E3" w14:textId="65A59756" w:rsidR="00DB4403" w:rsidRPr="00873500" w:rsidRDefault="00DB4403" w:rsidP="00B93111">
      <w:pPr>
        <w:spacing w:after="0"/>
        <w:jc w:val="center"/>
        <w:rPr>
          <w:rFonts w:ascii="Times New Roman" w:hAnsi="Times New Roman" w:cs="Times New Roman"/>
          <w:sz w:val="24"/>
          <w:szCs w:val="24"/>
        </w:rPr>
      </w:pPr>
    </w:p>
    <w:sdt>
      <w:sdtPr>
        <w:rPr>
          <w:rFonts w:asciiTheme="majorBidi" w:hAnsiTheme="majorBidi" w:cstheme="majorBidi"/>
          <w:b/>
          <w:bCs/>
          <w:sz w:val="28"/>
          <w:szCs w:val="28"/>
        </w:rPr>
        <w:id w:val="202422296"/>
        <w:docPartObj>
          <w:docPartGallery w:val="Cover Pages"/>
          <w:docPartUnique/>
        </w:docPartObj>
      </w:sdtPr>
      <w:sdtContent>
        <w:p w14:paraId="6DDE2797" w14:textId="66B54A38" w:rsidR="00D5676D" w:rsidRPr="005419AB" w:rsidRDefault="00D5676D" w:rsidP="00E812E0">
          <w:pPr>
            <w:spacing w:after="0" w:line="240" w:lineRule="auto"/>
            <w:jc w:val="center"/>
            <w:rPr>
              <w:rFonts w:asciiTheme="majorBidi" w:hAnsiTheme="majorBidi" w:cstheme="majorBidi"/>
              <w:b/>
              <w:bCs/>
              <w:sz w:val="28"/>
              <w:szCs w:val="28"/>
            </w:rPr>
          </w:pPr>
        </w:p>
        <w:p w14:paraId="7EA1AD1C" w14:textId="4A5832D0" w:rsidR="00D5676D" w:rsidRPr="005419AB" w:rsidRDefault="00DC58C8" w:rsidP="00D5676D">
          <w:pPr>
            <w:spacing w:after="0" w:line="240" w:lineRule="auto"/>
            <w:jc w:val="center"/>
            <w:rPr>
              <w:rFonts w:asciiTheme="majorBidi" w:hAnsiTheme="majorBidi" w:cstheme="majorBidi"/>
              <w:b/>
              <w:bCs/>
              <w:sz w:val="28"/>
              <w:szCs w:val="28"/>
            </w:rPr>
          </w:pPr>
        </w:p>
      </w:sdtContent>
    </w:sdt>
    <w:sdt>
      <w:sdtPr>
        <w:rPr>
          <w:rFonts w:asciiTheme="majorBidi" w:hAnsiTheme="majorBidi" w:cstheme="majorBidi"/>
          <w:b/>
          <w:bCs/>
          <w:sz w:val="28"/>
          <w:szCs w:val="28"/>
        </w:rPr>
        <w:id w:val="1136074200"/>
        <w:docPartObj>
          <w:docPartGallery w:val="Cover Pages"/>
          <w:docPartUnique/>
        </w:docPartObj>
      </w:sdtPr>
      <w:sdtContent>
        <w:p w14:paraId="3FC2B5EE" w14:textId="493A4A00" w:rsidR="00B93111" w:rsidRPr="005419AB" w:rsidRDefault="00B93111" w:rsidP="00B93111">
          <w:pPr>
            <w:spacing w:after="0" w:line="240" w:lineRule="auto"/>
            <w:jc w:val="center"/>
            <w:rPr>
              <w:rFonts w:asciiTheme="majorBidi" w:hAnsiTheme="majorBidi" w:cstheme="majorBidi"/>
              <w:b/>
              <w:bCs/>
              <w:sz w:val="28"/>
              <w:szCs w:val="28"/>
            </w:rPr>
          </w:pPr>
          <w:r w:rsidRPr="005419AB">
            <w:rPr>
              <w:rFonts w:asciiTheme="majorBidi" w:hAnsiTheme="majorBidi" w:cstheme="majorBidi"/>
              <w:b/>
              <w:bCs/>
              <w:sz w:val="28"/>
              <w:szCs w:val="28"/>
            </w:rPr>
            <w:t>Professional Practice</w:t>
          </w:r>
        </w:p>
        <w:p w14:paraId="2BCA4F7E" w14:textId="77777777" w:rsidR="00B93111" w:rsidRPr="005419AB" w:rsidRDefault="00B93111" w:rsidP="00B93111">
          <w:pPr>
            <w:spacing w:after="0" w:line="240" w:lineRule="auto"/>
            <w:jc w:val="center"/>
            <w:rPr>
              <w:rFonts w:asciiTheme="majorBidi" w:hAnsiTheme="majorBidi" w:cstheme="majorBidi"/>
              <w:b/>
              <w:bCs/>
              <w:sz w:val="28"/>
              <w:szCs w:val="28"/>
            </w:rPr>
          </w:pPr>
          <w:r w:rsidRPr="005419AB">
            <w:rPr>
              <w:rFonts w:asciiTheme="majorBidi" w:hAnsiTheme="majorBidi" w:cstheme="majorBidi"/>
              <w:b/>
              <w:bCs/>
              <w:sz w:val="28"/>
              <w:szCs w:val="28"/>
            </w:rPr>
            <w:t>40302211</w:t>
          </w:r>
        </w:p>
        <w:p w14:paraId="0B585B0F" w14:textId="77777777" w:rsidR="00B93111" w:rsidRPr="005419AB" w:rsidRDefault="00B93111" w:rsidP="00B93111">
          <w:pPr>
            <w:spacing w:after="0" w:line="240" w:lineRule="auto"/>
            <w:jc w:val="center"/>
            <w:rPr>
              <w:rFonts w:asciiTheme="majorBidi" w:hAnsiTheme="majorBidi" w:cstheme="majorBidi"/>
              <w:b/>
              <w:bCs/>
              <w:sz w:val="28"/>
              <w:szCs w:val="28"/>
            </w:rPr>
          </w:pPr>
          <w:r w:rsidRPr="005419AB">
            <w:rPr>
              <w:rFonts w:asciiTheme="majorBidi" w:hAnsiTheme="majorBidi" w:cstheme="majorBidi"/>
              <w:b/>
              <w:bCs/>
              <w:sz w:val="28"/>
              <w:szCs w:val="28"/>
            </w:rPr>
            <w:t xml:space="preserve">L/618/7398               </w:t>
          </w:r>
        </w:p>
        <w:p w14:paraId="57AA1076" w14:textId="77777777" w:rsidR="00B93111" w:rsidRPr="005419AB" w:rsidRDefault="00B93111" w:rsidP="00B93111">
          <w:pPr>
            <w:spacing w:after="0" w:line="240" w:lineRule="auto"/>
            <w:jc w:val="center"/>
            <w:rPr>
              <w:rFonts w:asciiTheme="majorBidi" w:hAnsiTheme="majorBidi" w:cstheme="majorBidi"/>
              <w:sz w:val="28"/>
              <w:szCs w:val="28"/>
            </w:rPr>
          </w:pPr>
        </w:p>
        <w:p w14:paraId="324659AE" w14:textId="25C69EE0" w:rsidR="00B93111" w:rsidRPr="005419AB" w:rsidRDefault="00B93111" w:rsidP="00B93111">
          <w:pPr>
            <w:spacing w:after="0" w:line="240" w:lineRule="auto"/>
            <w:jc w:val="center"/>
            <w:rPr>
              <w:rFonts w:asciiTheme="majorBidi" w:hAnsiTheme="majorBidi" w:cstheme="majorBidi"/>
              <w:b/>
              <w:bCs/>
              <w:sz w:val="28"/>
              <w:szCs w:val="28"/>
            </w:rPr>
          </w:pPr>
          <w:r w:rsidRPr="005419AB">
            <w:rPr>
              <w:rFonts w:asciiTheme="majorBidi" w:hAnsiTheme="majorBidi" w:cstheme="majorBidi"/>
              <w:b/>
              <w:bCs/>
              <w:sz w:val="28"/>
              <w:szCs w:val="28"/>
            </w:rPr>
            <w:t>Section (</w:t>
          </w:r>
          <w:r w:rsidR="00EE6067">
            <w:rPr>
              <w:rFonts w:asciiTheme="majorBidi" w:hAnsiTheme="majorBidi" w:cstheme="majorBidi"/>
              <w:b/>
              <w:bCs/>
              <w:sz w:val="28"/>
              <w:szCs w:val="28"/>
            </w:rPr>
            <w:t>4</w:t>
          </w:r>
          <w:r w:rsidRPr="005419AB">
            <w:rPr>
              <w:rFonts w:asciiTheme="majorBidi" w:hAnsiTheme="majorBidi" w:cstheme="majorBidi"/>
              <w:b/>
              <w:bCs/>
              <w:sz w:val="28"/>
              <w:szCs w:val="28"/>
            </w:rPr>
            <w:t xml:space="preserve">) </w:t>
          </w:r>
        </w:p>
        <w:p w14:paraId="4FEB47BE" w14:textId="77777777" w:rsidR="00B93111" w:rsidRPr="005419AB" w:rsidRDefault="00B93111" w:rsidP="00B93111">
          <w:pPr>
            <w:spacing w:after="0" w:line="240" w:lineRule="auto"/>
            <w:jc w:val="center"/>
            <w:rPr>
              <w:rFonts w:asciiTheme="majorBidi" w:hAnsiTheme="majorBidi" w:cstheme="majorBidi"/>
              <w:b/>
              <w:bCs/>
              <w:sz w:val="28"/>
              <w:szCs w:val="28"/>
            </w:rPr>
          </w:pPr>
          <w:r w:rsidRPr="005419AB">
            <w:rPr>
              <w:rFonts w:asciiTheme="majorBidi" w:hAnsiTheme="majorBidi" w:cstheme="majorBidi"/>
              <w:sz w:val="28"/>
              <w:szCs w:val="28"/>
            </w:rPr>
            <w:t xml:space="preserve"> </w:t>
          </w:r>
        </w:p>
        <w:p w14:paraId="102C3492" w14:textId="77777777" w:rsidR="00B93111" w:rsidRPr="005419AB" w:rsidRDefault="00B93111" w:rsidP="00B93111">
          <w:pPr>
            <w:spacing w:after="0" w:line="240" w:lineRule="auto"/>
            <w:jc w:val="center"/>
            <w:rPr>
              <w:rFonts w:asciiTheme="majorBidi" w:hAnsiTheme="majorBidi" w:cstheme="majorBidi"/>
              <w:b/>
              <w:bCs/>
              <w:sz w:val="28"/>
              <w:szCs w:val="28"/>
            </w:rPr>
          </w:pPr>
        </w:p>
        <w:p w14:paraId="38BE7D44" w14:textId="77777777" w:rsidR="00B93111" w:rsidRPr="005419AB" w:rsidRDefault="00B93111" w:rsidP="00B93111">
          <w:pPr>
            <w:spacing w:after="0" w:line="240" w:lineRule="auto"/>
            <w:rPr>
              <w:rFonts w:asciiTheme="majorBidi" w:hAnsiTheme="majorBidi" w:cstheme="majorBidi"/>
              <w:b/>
              <w:bCs/>
              <w:sz w:val="28"/>
              <w:szCs w:val="28"/>
            </w:rPr>
          </w:pPr>
        </w:p>
        <w:p w14:paraId="7ED8665A" w14:textId="77777777" w:rsidR="00B93111" w:rsidRPr="005419AB" w:rsidRDefault="00B93111" w:rsidP="00B93111">
          <w:pPr>
            <w:spacing w:after="0" w:line="240" w:lineRule="auto"/>
            <w:jc w:val="center"/>
            <w:rPr>
              <w:rFonts w:asciiTheme="majorBidi" w:hAnsiTheme="majorBidi" w:cstheme="majorBidi"/>
              <w:b/>
              <w:bCs/>
              <w:sz w:val="28"/>
              <w:szCs w:val="28"/>
            </w:rPr>
          </w:pPr>
        </w:p>
        <w:p w14:paraId="4EDB83EE" w14:textId="77777777" w:rsidR="00B93111" w:rsidRPr="005419AB" w:rsidRDefault="00B93111" w:rsidP="00B93111">
          <w:pPr>
            <w:spacing w:after="0" w:line="240" w:lineRule="auto"/>
            <w:jc w:val="center"/>
            <w:rPr>
              <w:rFonts w:asciiTheme="majorBidi" w:hAnsiTheme="majorBidi" w:cstheme="majorBidi"/>
              <w:b/>
              <w:bCs/>
              <w:sz w:val="28"/>
              <w:szCs w:val="28"/>
            </w:rPr>
          </w:pPr>
        </w:p>
        <w:p w14:paraId="56611767" w14:textId="77777777" w:rsidR="00B93111" w:rsidRPr="005419AB" w:rsidRDefault="00B93111" w:rsidP="00B93111">
          <w:pPr>
            <w:spacing w:after="0" w:line="240" w:lineRule="auto"/>
            <w:jc w:val="center"/>
            <w:rPr>
              <w:rFonts w:asciiTheme="majorBidi" w:hAnsiTheme="majorBidi" w:cstheme="majorBidi"/>
              <w:b/>
              <w:bCs/>
              <w:sz w:val="28"/>
              <w:szCs w:val="28"/>
            </w:rPr>
          </w:pPr>
        </w:p>
        <w:p w14:paraId="0BDF3029" w14:textId="77777777" w:rsidR="00B93111" w:rsidRPr="005419AB" w:rsidRDefault="00B93111" w:rsidP="00B93111">
          <w:pPr>
            <w:spacing w:after="0" w:line="240" w:lineRule="auto"/>
            <w:jc w:val="center"/>
            <w:rPr>
              <w:rFonts w:asciiTheme="majorBidi" w:hAnsiTheme="majorBidi" w:cstheme="majorBidi"/>
              <w:b/>
              <w:bCs/>
              <w:sz w:val="28"/>
              <w:szCs w:val="28"/>
            </w:rPr>
          </w:pPr>
        </w:p>
        <w:p w14:paraId="0C473ABD" w14:textId="4CF127D6" w:rsidR="00B93111" w:rsidRPr="005419AB" w:rsidRDefault="00CA709F" w:rsidP="00B93111">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Group </w:t>
          </w:r>
          <w:r w:rsidRPr="005419AB">
            <w:rPr>
              <w:rFonts w:asciiTheme="majorBidi" w:hAnsiTheme="majorBidi" w:cstheme="majorBidi"/>
              <w:b/>
              <w:bCs/>
              <w:sz w:val="28"/>
              <w:szCs w:val="28"/>
            </w:rPr>
            <w:t>WORK</w:t>
          </w:r>
        </w:p>
        <w:p w14:paraId="23A50DB9" w14:textId="77777777" w:rsidR="00B93111" w:rsidRPr="005419AB" w:rsidRDefault="00B93111" w:rsidP="00B93111">
          <w:pPr>
            <w:spacing w:after="0" w:line="240" w:lineRule="auto"/>
            <w:jc w:val="center"/>
            <w:rPr>
              <w:rFonts w:asciiTheme="majorBidi" w:hAnsiTheme="majorBidi" w:cstheme="majorBidi"/>
              <w:b/>
              <w:bCs/>
              <w:sz w:val="28"/>
              <w:szCs w:val="28"/>
            </w:rPr>
          </w:pPr>
        </w:p>
        <w:p w14:paraId="0E0C3A5E" w14:textId="77777777" w:rsidR="00B93111" w:rsidRPr="005419AB" w:rsidRDefault="00B93111" w:rsidP="00B93111">
          <w:pPr>
            <w:spacing w:after="0" w:line="240" w:lineRule="auto"/>
            <w:jc w:val="center"/>
            <w:rPr>
              <w:rFonts w:asciiTheme="majorBidi" w:hAnsiTheme="majorBidi" w:cstheme="majorBidi"/>
              <w:b/>
              <w:bCs/>
              <w:sz w:val="28"/>
              <w:szCs w:val="28"/>
            </w:rPr>
          </w:pPr>
        </w:p>
        <w:p w14:paraId="0627D88E" w14:textId="77777777" w:rsidR="00B93111" w:rsidRPr="005419AB" w:rsidRDefault="00B93111" w:rsidP="00B93111">
          <w:pPr>
            <w:spacing w:after="0" w:line="240" w:lineRule="auto"/>
            <w:jc w:val="center"/>
            <w:rPr>
              <w:rFonts w:asciiTheme="majorBidi" w:hAnsiTheme="majorBidi" w:cstheme="majorBidi"/>
              <w:b/>
              <w:bCs/>
              <w:sz w:val="28"/>
              <w:szCs w:val="28"/>
            </w:rPr>
          </w:pPr>
        </w:p>
        <w:p w14:paraId="41AB8019" w14:textId="77777777" w:rsidR="00B93111" w:rsidRPr="005419AB" w:rsidRDefault="00B93111" w:rsidP="00B93111">
          <w:pPr>
            <w:spacing w:after="0" w:line="240" w:lineRule="auto"/>
            <w:rPr>
              <w:rFonts w:asciiTheme="majorBidi" w:hAnsiTheme="majorBidi" w:cstheme="majorBidi"/>
              <w:b/>
              <w:bCs/>
              <w:sz w:val="28"/>
              <w:szCs w:val="28"/>
            </w:rPr>
          </w:pPr>
        </w:p>
        <w:p w14:paraId="6B5E27FB" w14:textId="77777777" w:rsidR="00B93111" w:rsidRPr="005419AB" w:rsidRDefault="00B93111" w:rsidP="00B93111">
          <w:pPr>
            <w:spacing w:after="0" w:line="240" w:lineRule="auto"/>
            <w:jc w:val="center"/>
            <w:rPr>
              <w:rFonts w:asciiTheme="majorBidi" w:hAnsiTheme="majorBidi" w:cstheme="majorBidi"/>
              <w:b/>
              <w:bCs/>
              <w:sz w:val="28"/>
              <w:szCs w:val="28"/>
            </w:rPr>
          </w:pPr>
        </w:p>
        <w:p w14:paraId="1630AD6A" w14:textId="77777777" w:rsidR="00B93111" w:rsidRPr="005419AB" w:rsidRDefault="00B93111" w:rsidP="00B93111">
          <w:pPr>
            <w:spacing w:after="0" w:line="240" w:lineRule="auto"/>
            <w:jc w:val="center"/>
            <w:rPr>
              <w:rFonts w:asciiTheme="majorBidi" w:hAnsiTheme="majorBidi" w:cstheme="majorBidi"/>
              <w:b/>
              <w:bCs/>
              <w:sz w:val="28"/>
              <w:szCs w:val="28"/>
            </w:rPr>
          </w:pPr>
          <w:r w:rsidRPr="005419AB">
            <w:rPr>
              <w:rFonts w:asciiTheme="majorBidi" w:hAnsiTheme="majorBidi" w:cstheme="majorBidi"/>
              <w:b/>
              <w:bCs/>
              <w:sz w:val="28"/>
              <w:szCs w:val="28"/>
            </w:rPr>
            <w:t>Submitted to</w:t>
          </w:r>
        </w:p>
        <w:p w14:paraId="64797E44" w14:textId="6A15E57B" w:rsidR="00B93111" w:rsidRPr="005419AB" w:rsidRDefault="00EE6067" w:rsidP="00B93111">
          <w:pPr>
            <w:spacing w:after="0" w:line="240" w:lineRule="auto"/>
            <w:jc w:val="center"/>
            <w:rPr>
              <w:rFonts w:asciiTheme="majorBidi" w:hAnsiTheme="majorBidi" w:cstheme="majorBidi"/>
              <w:sz w:val="28"/>
              <w:szCs w:val="28"/>
            </w:rPr>
          </w:pPr>
          <w:r>
            <w:rPr>
              <w:rFonts w:asciiTheme="majorBidi" w:hAnsiTheme="majorBidi" w:cstheme="majorBidi"/>
              <w:sz w:val="28"/>
              <w:szCs w:val="28"/>
            </w:rPr>
            <w:t xml:space="preserve">Noura </w:t>
          </w:r>
          <w:proofErr w:type="spellStart"/>
          <w:r>
            <w:rPr>
              <w:rFonts w:asciiTheme="majorBidi" w:hAnsiTheme="majorBidi" w:cstheme="majorBidi"/>
              <w:sz w:val="28"/>
              <w:szCs w:val="28"/>
            </w:rPr>
            <w:t>Alnashif</w:t>
          </w:r>
          <w:proofErr w:type="spellEnd"/>
          <w:r>
            <w:rPr>
              <w:rFonts w:asciiTheme="majorBidi" w:hAnsiTheme="majorBidi" w:cstheme="majorBidi"/>
              <w:sz w:val="28"/>
              <w:szCs w:val="28"/>
            </w:rPr>
            <w:t>.</w:t>
          </w:r>
          <w:r w:rsidR="00B93111" w:rsidRPr="005419AB">
            <w:rPr>
              <w:rFonts w:asciiTheme="majorBidi" w:hAnsiTheme="majorBidi" w:cstheme="majorBidi"/>
              <w:sz w:val="28"/>
              <w:szCs w:val="28"/>
            </w:rPr>
            <w:t xml:space="preserve"> </w:t>
          </w:r>
        </w:p>
        <w:p w14:paraId="23EDF0D7" w14:textId="77777777" w:rsidR="00B93111" w:rsidRPr="005419AB" w:rsidRDefault="00B93111" w:rsidP="00B93111">
          <w:pPr>
            <w:spacing w:after="0" w:line="240" w:lineRule="auto"/>
            <w:jc w:val="center"/>
            <w:rPr>
              <w:rFonts w:asciiTheme="majorBidi" w:hAnsiTheme="majorBidi" w:cstheme="majorBidi"/>
              <w:b/>
              <w:bCs/>
              <w:sz w:val="28"/>
              <w:szCs w:val="28"/>
            </w:rPr>
          </w:pPr>
        </w:p>
        <w:p w14:paraId="7A3D1E6D" w14:textId="77777777" w:rsidR="00B93111" w:rsidRPr="005419AB" w:rsidRDefault="00B93111" w:rsidP="00B93111">
          <w:pPr>
            <w:spacing w:after="0" w:line="240" w:lineRule="auto"/>
            <w:jc w:val="center"/>
            <w:rPr>
              <w:rFonts w:asciiTheme="majorBidi" w:hAnsiTheme="majorBidi" w:cstheme="majorBidi"/>
              <w:b/>
              <w:bCs/>
              <w:sz w:val="28"/>
              <w:szCs w:val="28"/>
            </w:rPr>
          </w:pPr>
        </w:p>
        <w:p w14:paraId="15C52FE4" w14:textId="77777777" w:rsidR="00B93111" w:rsidRPr="005419AB" w:rsidRDefault="00B93111" w:rsidP="00B93111">
          <w:pPr>
            <w:spacing w:after="0" w:line="240" w:lineRule="auto"/>
            <w:jc w:val="center"/>
            <w:rPr>
              <w:rFonts w:asciiTheme="majorBidi" w:hAnsiTheme="majorBidi" w:cstheme="majorBidi"/>
              <w:b/>
              <w:bCs/>
              <w:sz w:val="28"/>
              <w:szCs w:val="28"/>
            </w:rPr>
          </w:pPr>
        </w:p>
        <w:p w14:paraId="48CAEDB5" w14:textId="77777777" w:rsidR="00B93111" w:rsidRPr="005419AB" w:rsidRDefault="00B93111" w:rsidP="00B93111">
          <w:pPr>
            <w:spacing w:after="0" w:line="240" w:lineRule="auto"/>
            <w:jc w:val="center"/>
            <w:rPr>
              <w:rFonts w:asciiTheme="majorBidi" w:hAnsiTheme="majorBidi" w:cstheme="majorBidi"/>
              <w:b/>
              <w:bCs/>
              <w:sz w:val="28"/>
              <w:szCs w:val="28"/>
            </w:rPr>
          </w:pPr>
        </w:p>
        <w:p w14:paraId="6F18C5AE" w14:textId="77777777" w:rsidR="00EE6067" w:rsidRDefault="00B93111" w:rsidP="00E812E0">
          <w:pPr>
            <w:spacing w:after="0" w:line="240" w:lineRule="auto"/>
            <w:jc w:val="center"/>
            <w:rPr>
              <w:rFonts w:asciiTheme="majorBidi" w:hAnsiTheme="majorBidi" w:cstheme="majorBidi"/>
              <w:b/>
              <w:bCs/>
              <w:sz w:val="28"/>
              <w:szCs w:val="28"/>
            </w:rPr>
          </w:pPr>
          <w:r w:rsidRPr="005419AB">
            <w:rPr>
              <w:rFonts w:asciiTheme="majorBidi" w:hAnsiTheme="majorBidi" w:cstheme="majorBidi"/>
              <w:b/>
              <w:bCs/>
              <w:sz w:val="28"/>
              <w:szCs w:val="28"/>
            </w:rPr>
            <w:t>Submitted by</w:t>
          </w:r>
        </w:p>
        <w:p w14:paraId="0EEF6275" w14:textId="77777777" w:rsidR="00EE6067" w:rsidRDefault="00EE6067" w:rsidP="00E812E0">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Amro </w:t>
          </w:r>
          <w:proofErr w:type="spellStart"/>
          <w:r>
            <w:rPr>
              <w:rFonts w:asciiTheme="majorBidi" w:hAnsiTheme="majorBidi" w:cstheme="majorBidi"/>
              <w:b/>
              <w:bCs/>
              <w:sz w:val="28"/>
              <w:szCs w:val="28"/>
            </w:rPr>
            <w:t>Eltarsha</w:t>
          </w:r>
          <w:proofErr w:type="spellEnd"/>
        </w:p>
        <w:p w14:paraId="78FBEAE8" w14:textId="313593FE" w:rsidR="00A40FC4" w:rsidRDefault="00A40FC4" w:rsidP="00A40FC4">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Ahmad </w:t>
          </w:r>
          <w:proofErr w:type="spellStart"/>
          <w:r>
            <w:rPr>
              <w:rFonts w:asciiTheme="majorBidi" w:hAnsiTheme="majorBidi" w:cstheme="majorBidi"/>
              <w:b/>
              <w:bCs/>
              <w:sz w:val="28"/>
              <w:szCs w:val="28"/>
            </w:rPr>
            <w:t>Magha</w:t>
          </w:r>
          <w:r w:rsidR="00831068">
            <w:rPr>
              <w:rFonts w:asciiTheme="majorBidi" w:hAnsiTheme="majorBidi" w:cstheme="majorBidi"/>
              <w:b/>
              <w:bCs/>
              <w:sz w:val="28"/>
              <w:szCs w:val="28"/>
            </w:rPr>
            <w:t>i</w:t>
          </w:r>
          <w:r>
            <w:rPr>
              <w:rFonts w:asciiTheme="majorBidi" w:hAnsiTheme="majorBidi" w:cstheme="majorBidi"/>
              <w:b/>
              <w:bCs/>
              <w:sz w:val="28"/>
              <w:szCs w:val="28"/>
            </w:rPr>
            <w:t>reh</w:t>
          </w:r>
          <w:proofErr w:type="spellEnd"/>
        </w:p>
        <w:p w14:paraId="56728EEB" w14:textId="1C89DFED" w:rsidR="00A40FC4" w:rsidRDefault="00A40FC4" w:rsidP="00A40FC4">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Obada </w:t>
          </w:r>
          <w:proofErr w:type="spellStart"/>
          <w:r>
            <w:rPr>
              <w:rFonts w:asciiTheme="majorBidi" w:hAnsiTheme="majorBidi" w:cstheme="majorBidi"/>
              <w:b/>
              <w:bCs/>
              <w:sz w:val="28"/>
              <w:szCs w:val="28"/>
            </w:rPr>
            <w:t>Alhala</w:t>
          </w:r>
          <w:r w:rsidR="005B5E46">
            <w:rPr>
              <w:rFonts w:asciiTheme="majorBidi" w:hAnsiTheme="majorBidi" w:cstheme="majorBidi"/>
              <w:b/>
              <w:bCs/>
              <w:sz w:val="28"/>
              <w:szCs w:val="28"/>
            </w:rPr>
            <w:t>y</w:t>
          </w:r>
          <w:r>
            <w:rPr>
              <w:rFonts w:asciiTheme="majorBidi" w:hAnsiTheme="majorBidi" w:cstheme="majorBidi"/>
              <w:b/>
              <w:bCs/>
              <w:sz w:val="28"/>
              <w:szCs w:val="28"/>
            </w:rPr>
            <w:t>beh</w:t>
          </w:r>
          <w:proofErr w:type="spellEnd"/>
        </w:p>
        <w:p w14:paraId="3350BE5E" w14:textId="74B0DC7A" w:rsidR="00B93111" w:rsidRPr="005419AB" w:rsidRDefault="00A40FC4" w:rsidP="00A40FC4">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Ahmad Abu </w:t>
          </w:r>
          <w:proofErr w:type="spellStart"/>
          <w:r>
            <w:rPr>
              <w:rFonts w:asciiTheme="majorBidi" w:hAnsiTheme="majorBidi" w:cstheme="majorBidi"/>
              <w:b/>
              <w:bCs/>
              <w:sz w:val="28"/>
              <w:szCs w:val="28"/>
            </w:rPr>
            <w:t>Alsamen</w:t>
          </w:r>
          <w:proofErr w:type="spellEnd"/>
          <w:r w:rsidR="00E812E0" w:rsidRPr="005419AB">
            <w:rPr>
              <w:rFonts w:asciiTheme="majorBidi" w:hAnsiTheme="majorBidi" w:cstheme="majorBidi"/>
              <w:b/>
              <w:bCs/>
              <w:sz w:val="28"/>
              <w:szCs w:val="28"/>
            </w:rPr>
            <w:br/>
          </w:r>
        </w:p>
        <w:p w14:paraId="268987D3" w14:textId="77777777" w:rsidR="00E812E0" w:rsidRPr="005419AB" w:rsidRDefault="00E812E0" w:rsidP="00E812E0">
          <w:pPr>
            <w:spacing w:after="0" w:line="240" w:lineRule="auto"/>
            <w:jc w:val="center"/>
            <w:rPr>
              <w:rFonts w:asciiTheme="majorBidi" w:hAnsiTheme="majorBidi" w:cstheme="majorBidi"/>
              <w:sz w:val="28"/>
              <w:szCs w:val="28"/>
            </w:rPr>
          </w:pPr>
        </w:p>
        <w:p w14:paraId="051C9E80" w14:textId="77777777" w:rsidR="00B93111" w:rsidRPr="005419AB" w:rsidRDefault="00B93111" w:rsidP="00B93111">
          <w:pPr>
            <w:spacing w:after="0" w:line="240" w:lineRule="auto"/>
            <w:jc w:val="center"/>
            <w:rPr>
              <w:rFonts w:asciiTheme="majorBidi" w:hAnsiTheme="majorBidi" w:cstheme="majorBidi"/>
              <w:b/>
              <w:bCs/>
              <w:sz w:val="28"/>
              <w:szCs w:val="28"/>
            </w:rPr>
          </w:pPr>
        </w:p>
        <w:p w14:paraId="35F9402F" w14:textId="77777777" w:rsidR="00B93111" w:rsidRPr="005419AB" w:rsidRDefault="00B93111" w:rsidP="00B93111">
          <w:pPr>
            <w:spacing w:after="0" w:line="240" w:lineRule="auto"/>
            <w:rPr>
              <w:rFonts w:asciiTheme="majorBidi" w:hAnsiTheme="majorBidi" w:cstheme="majorBidi"/>
              <w:b/>
              <w:bCs/>
              <w:sz w:val="28"/>
              <w:szCs w:val="28"/>
            </w:rPr>
          </w:pPr>
        </w:p>
        <w:p w14:paraId="6BA0E099" w14:textId="7FAF1A5D" w:rsidR="007A31CB" w:rsidRPr="00AA0452" w:rsidRDefault="00101015" w:rsidP="00AA0452">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Spring –</w:t>
          </w:r>
          <w:r w:rsidR="00E812E0" w:rsidRPr="005419AB">
            <w:rPr>
              <w:rFonts w:asciiTheme="majorBidi" w:hAnsiTheme="majorBidi" w:cstheme="majorBidi"/>
              <w:b/>
              <w:bCs/>
              <w:sz w:val="28"/>
              <w:szCs w:val="28"/>
            </w:rPr>
            <w:t>202</w:t>
          </w:r>
          <w:r w:rsidR="00831068">
            <w:rPr>
              <w:rFonts w:asciiTheme="majorBidi" w:hAnsiTheme="majorBidi" w:cstheme="majorBidi"/>
              <w:b/>
              <w:bCs/>
              <w:sz w:val="28"/>
              <w:szCs w:val="28"/>
            </w:rPr>
            <w:t>4</w:t>
          </w:r>
        </w:p>
      </w:sdtContent>
    </w:sdt>
    <w:p w14:paraId="2FE86E4B" w14:textId="77777777" w:rsidR="007A31CB" w:rsidRDefault="007A31CB" w:rsidP="005274F6">
      <w:pPr>
        <w:pStyle w:val="Default"/>
        <w:rPr>
          <w:b/>
          <w:bCs/>
        </w:rPr>
      </w:pPr>
    </w:p>
    <w:p w14:paraId="51314D8E" w14:textId="2C5D0273" w:rsidR="004B30DE" w:rsidRDefault="004B30DE" w:rsidP="005274F6">
      <w:pPr>
        <w:pStyle w:val="Default"/>
        <w:rPr>
          <w:b/>
          <w:bCs/>
        </w:rPr>
      </w:pPr>
    </w:p>
    <w:p w14:paraId="6B792F67" w14:textId="77777777" w:rsidR="004B30DE" w:rsidRDefault="004B30DE" w:rsidP="005274F6">
      <w:pPr>
        <w:pStyle w:val="Default"/>
        <w:rPr>
          <w:b/>
          <w:bCs/>
        </w:rPr>
      </w:pPr>
    </w:p>
    <w:p w14:paraId="231C750F" w14:textId="77777777" w:rsidR="004B30DE" w:rsidRDefault="004B30DE" w:rsidP="005274F6">
      <w:pPr>
        <w:pStyle w:val="Default"/>
        <w:rPr>
          <w:b/>
          <w:bCs/>
        </w:rPr>
      </w:pPr>
    </w:p>
    <w:sdt>
      <w:sdtPr>
        <w:rPr>
          <w:rFonts w:asciiTheme="minorHAnsi" w:eastAsiaTheme="minorEastAsia" w:hAnsiTheme="minorHAnsi" w:cstheme="minorBidi"/>
          <w:color w:val="auto"/>
          <w:sz w:val="22"/>
          <w:szCs w:val="22"/>
          <w:lang w:val="en-GB" w:eastAsia="en-GB"/>
        </w:rPr>
        <w:id w:val="-1528174150"/>
        <w:docPartObj>
          <w:docPartGallery w:val="Table of Contents"/>
          <w:docPartUnique/>
        </w:docPartObj>
      </w:sdtPr>
      <w:sdtEndPr>
        <w:rPr>
          <w:b/>
          <w:bCs/>
          <w:noProof/>
        </w:rPr>
      </w:sdtEndPr>
      <w:sdtContent>
        <w:p w14:paraId="49440C41" w14:textId="2F71E1F7" w:rsidR="00D80855" w:rsidRDefault="00D80855" w:rsidP="004477A1">
          <w:pPr>
            <w:pStyle w:val="TOCHeading"/>
            <w:tabs>
              <w:tab w:val="left" w:pos="2855"/>
            </w:tabs>
          </w:pPr>
          <w:r>
            <w:t>Contents</w:t>
          </w:r>
          <w:r w:rsidR="004477A1">
            <w:tab/>
          </w:r>
        </w:p>
        <w:p w14:paraId="29C81664" w14:textId="41264AFA" w:rsidR="00DD555B" w:rsidRDefault="00DD555B">
          <w:pPr>
            <w:pStyle w:val="TOC1"/>
            <w:tabs>
              <w:tab w:val="right" w:leader="dot" w:pos="10456"/>
            </w:tabs>
            <w:rPr>
              <w:b w:val="0"/>
              <w:bCs w:val="0"/>
              <w:noProof/>
              <w:sz w:val="22"/>
              <w:szCs w:val="22"/>
              <w:lang w:val="en-US" w:eastAsia="en-US"/>
            </w:rPr>
          </w:pPr>
          <w:r>
            <w:rPr>
              <w:noProof/>
            </w:rPr>
            <w:fldChar w:fldCharType="begin"/>
          </w:r>
          <w:r>
            <w:rPr>
              <w:noProof/>
            </w:rPr>
            <w:instrText xml:space="preserve"> TOC \o "1-3" \h \z \u </w:instrText>
          </w:r>
          <w:r>
            <w:rPr>
              <w:noProof/>
            </w:rPr>
            <w:fldChar w:fldCharType="separate"/>
          </w:r>
          <w:hyperlink w:anchor="_Introduction" w:history="1">
            <w:r w:rsidRPr="0078702D">
              <w:rPr>
                <w:rStyle w:val="Hyperlink"/>
                <w:noProof/>
              </w:rPr>
              <w:t>Introduction</w:t>
            </w:r>
            <w:r>
              <w:rPr>
                <w:noProof/>
                <w:webHidden/>
              </w:rPr>
              <w:tab/>
            </w:r>
            <w:r>
              <w:rPr>
                <w:noProof/>
                <w:webHidden/>
              </w:rPr>
              <w:fldChar w:fldCharType="begin"/>
            </w:r>
            <w:r>
              <w:rPr>
                <w:noProof/>
                <w:webHidden/>
              </w:rPr>
              <w:instrText xml:space="preserve"> PAGEREF _Toc166617217 \h </w:instrText>
            </w:r>
            <w:r>
              <w:rPr>
                <w:noProof/>
                <w:webHidden/>
              </w:rPr>
            </w:r>
            <w:r>
              <w:rPr>
                <w:noProof/>
                <w:webHidden/>
              </w:rPr>
              <w:fldChar w:fldCharType="separate"/>
            </w:r>
            <w:r>
              <w:rPr>
                <w:noProof/>
                <w:webHidden/>
              </w:rPr>
              <w:t>5</w:t>
            </w:r>
            <w:r>
              <w:rPr>
                <w:noProof/>
                <w:webHidden/>
              </w:rPr>
              <w:fldChar w:fldCharType="end"/>
            </w:r>
          </w:hyperlink>
        </w:p>
        <w:p w14:paraId="7C0FB6B8" w14:textId="77777777" w:rsidR="00DD555B" w:rsidRDefault="00BC2C98">
          <w:pPr>
            <w:pStyle w:val="TOC1"/>
            <w:tabs>
              <w:tab w:val="right" w:leader="dot" w:pos="10456"/>
            </w:tabs>
            <w:rPr>
              <w:b w:val="0"/>
              <w:bCs w:val="0"/>
              <w:noProof/>
              <w:sz w:val="22"/>
              <w:szCs w:val="22"/>
              <w:lang w:val="en-US" w:eastAsia="en-US"/>
            </w:rPr>
          </w:pPr>
          <w:hyperlink w:anchor="_Toc166617218" w:history="1">
            <w:r w:rsidR="00DD555B" w:rsidRPr="0078702D">
              <w:rPr>
                <w:rStyle w:val="Hyperlink"/>
                <w:noProof/>
              </w:rPr>
              <w:t>The target audience</w:t>
            </w:r>
            <w:r w:rsidR="00DD555B">
              <w:rPr>
                <w:noProof/>
                <w:webHidden/>
              </w:rPr>
              <w:tab/>
            </w:r>
            <w:r w:rsidR="00DD555B">
              <w:rPr>
                <w:noProof/>
                <w:webHidden/>
              </w:rPr>
              <w:fldChar w:fldCharType="begin"/>
            </w:r>
            <w:r w:rsidR="00DD555B">
              <w:rPr>
                <w:noProof/>
                <w:webHidden/>
              </w:rPr>
              <w:instrText xml:space="preserve"> PAGEREF _Toc166617218 \h </w:instrText>
            </w:r>
            <w:r w:rsidR="00DD555B">
              <w:rPr>
                <w:noProof/>
                <w:webHidden/>
              </w:rPr>
            </w:r>
            <w:r w:rsidR="00DD555B">
              <w:rPr>
                <w:noProof/>
                <w:webHidden/>
              </w:rPr>
              <w:fldChar w:fldCharType="separate"/>
            </w:r>
            <w:r w:rsidR="00DD555B">
              <w:rPr>
                <w:noProof/>
                <w:webHidden/>
              </w:rPr>
              <w:t>6</w:t>
            </w:r>
            <w:r w:rsidR="00DD555B">
              <w:rPr>
                <w:noProof/>
                <w:webHidden/>
              </w:rPr>
              <w:fldChar w:fldCharType="end"/>
            </w:r>
          </w:hyperlink>
        </w:p>
        <w:p w14:paraId="01E19A1F" w14:textId="77777777" w:rsidR="00DD555B" w:rsidRDefault="00BC2C98">
          <w:pPr>
            <w:pStyle w:val="TOC1"/>
            <w:tabs>
              <w:tab w:val="right" w:leader="dot" w:pos="10456"/>
            </w:tabs>
            <w:rPr>
              <w:b w:val="0"/>
              <w:bCs w:val="0"/>
              <w:noProof/>
              <w:sz w:val="22"/>
              <w:szCs w:val="22"/>
              <w:lang w:val="en-US" w:eastAsia="en-US"/>
            </w:rPr>
          </w:pPr>
          <w:hyperlink w:anchor="_Toc166617219" w:history="1">
            <w:r w:rsidR="00DD555B" w:rsidRPr="0078702D">
              <w:rPr>
                <w:rStyle w:val="Hyperlink"/>
                <w:noProof/>
              </w:rPr>
              <w:t>Objectives and learning outcomes</w:t>
            </w:r>
            <w:r w:rsidR="00DD555B">
              <w:rPr>
                <w:noProof/>
                <w:webHidden/>
              </w:rPr>
              <w:tab/>
            </w:r>
            <w:r w:rsidR="00DD555B">
              <w:rPr>
                <w:noProof/>
                <w:webHidden/>
              </w:rPr>
              <w:fldChar w:fldCharType="begin"/>
            </w:r>
            <w:r w:rsidR="00DD555B">
              <w:rPr>
                <w:noProof/>
                <w:webHidden/>
              </w:rPr>
              <w:instrText xml:space="preserve"> PAGEREF _Toc166617219 \h </w:instrText>
            </w:r>
            <w:r w:rsidR="00DD555B">
              <w:rPr>
                <w:noProof/>
                <w:webHidden/>
              </w:rPr>
            </w:r>
            <w:r w:rsidR="00DD555B">
              <w:rPr>
                <w:noProof/>
                <w:webHidden/>
              </w:rPr>
              <w:fldChar w:fldCharType="separate"/>
            </w:r>
            <w:r w:rsidR="00DD555B">
              <w:rPr>
                <w:noProof/>
                <w:webHidden/>
              </w:rPr>
              <w:t>6</w:t>
            </w:r>
            <w:r w:rsidR="00DD555B">
              <w:rPr>
                <w:noProof/>
                <w:webHidden/>
              </w:rPr>
              <w:fldChar w:fldCharType="end"/>
            </w:r>
          </w:hyperlink>
        </w:p>
        <w:p w14:paraId="46E252AE" w14:textId="77777777" w:rsidR="00DD555B" w:rsidRDefault="00BC2C98">
          <w:pPr>
            <w:pStyle w:val="TOC2"/>
            <w:tabs>
              <w:tab w:val="right" w:leader="dot" w:pos="10456"/>
            </w:tabs>
            <w:rPr>
              <w:noProof/>
              <w:lang w:val="en-US" w:eastAsia="en-US"/>
            </w:rPr>
          </w:pPr>
          <w:hyperlink w:anchor="_Toc166617220" w:history="1">
            <w:r w:rsidR="00DD555B" w:rsidRPr="0078702D">
              <w:rPr>
                <w:rStyle w:val="Hyperlink"/>
                <w:noProof/>
              </w:rPr>
              <w:t xml:space="preserve">Teaching </w:t>
            </w:r>
            <w:r w:rsidR="00DD555B" w:rsidRPr="0078702D">
              <w:rPr>
                <w:rStyle w:val="Hyperlink"/>
                <w:rFonts w:ascii="Times New Roman" w:hAnsi="Times New Roman" w:cs="Times New Roman"/>
                <w:noProof/>
              </w:rPr>
              <w:t>attendees leadership and how to communicate efficiently in a contingency and engaging in activities.</w:t>
            </w:r>
            <w:r w:rsidR="00DD555B">
              <w:rPr>
                <w:noProof/>
                <w:webHidden/>
              </w:rPr>
              <w:tab/>
            </w:r>
            <w:r w:rsidR="00DD555B">
              <w:rPr>
                <w:noProof/>
                <w:webHidden/>
              </w:rPr>
              <w:fldChar w:fldCharType="begin"/>
            </w:r>
            <w:r w:rsidR="00DD555B">
              <w:rPr>
                <w:noProof/>
                <w:webHidden/>
              </w:rPr>
              <w:instrText xml:space="preserve"> PAGEREF _Toc166617220 \h </w:instrText>
            </w:r>
            <w:r w:rsidR="00DD555B">
              <w:rPr>
                <w:noProof/>
                <w:webHidden/>
              </w:rPr>
            </w:r>
            <w:r w:rsidR="00DD555B">
              <w:rPr>
                <w:noProof/>
                <w:webHidden/>
              </w:rPr>
              <w:fldChar w:fldCharType="separate"/>
            </w:r>
            <w:r w:rsidR="00DD555B">
              <w:rPr>
                <w:noProof/>
                <w:webHidden/>
              </w:rPr>
              <w:t>6</w:t>
            </w:r>
            <w:r w:rsidR="00DD555B">
              <w:rPr>
                <w:noProof/>
                <w:webHidden/>
              </w:rPr>
              <w:fldChar w:fldCharType="end"/>
            </w:r>
          </w:hyperlink>
        </w:p>
        <w:p w14:paraId="738AB89F" w14:textId="77777777" w:rsidR="00DD555B" w:rsidRDefault="00BC2C98">
          <w:pPr>
            <w:pStyle w:val="TOC2"/>
            <w:tabs>
              <w:tab w:val="right" w:leader="dot" w:pos="10456"/>
            </w:tabs>
            <w:rPr>
              <w:noProof/>
              <w:lang w:val="en-US" w:eastAsia="en-US"/>
            </w:rPr>
          </w:pPr>
          <w:hyperlink w:anchor="_Toc166617221" w:history="1">
            <w:r w:rsidR="00DD555B" w:rsidRPr="0078702D">
              <w:rPr>
                <w:rStyle w:val="Hyperlink"/>
                <w:noProof/>
              </w:rPr>
              <w:t>Improving interpersonal skills through communicative and interactive sessions.</w:t>
            </w:r>
            <w:r w:rsidR="00DD555B">
              <w:rPr>
                <w:noProof/>
                <w:webHidden/>
              </w:rPr>
              <w:tab/>
            </w:r>
            <w:r w:rsidR="00DD555B">
              <w:rPr>
                <w:noProof/>
                <w:webHidden/>
              </w:rPr>
              <w:fldChar w:fldCharType="begin"/>
            </w:r>
            <w:r w:rsidR="00DD555B">
              <w:rPr>
                <w:noProof/>
                <w:webHidden/>
              </w:rPr>
              <w:instrText xml:space="preserve"> PAGEREF _Toc166617221 \h </w:instrText>
            </w:r>
            <w:r w:rsidR="00DD555B">
              <w:rPr>
                <w:noProof/>
                <w:webHidden/>
              </w:rPr>
            </w:r>
            <w:r w:rsidR="00DD555B">
              <w:rPr>
                <w:noProof/>
                <w:webHidden/>
              </w:rPr>
              <w:fldChar w:fldCharType="separate"/>
            </w:r>
            <w:r w:rsidR="00DD555B">
              <w:rPr>
                <w:noProof/>
                <w:webHidden/>
              </w:rPr>
              <w:t>6</w:t>
            </w:r>
            <w:r w:rsidR="00DD555B">
              <w:rPr>
                <w:noProof/>
                <w:webHidden/>
              </w:rPr>
              <w:fldChar w:fldCharType="end"/>
            </w:r>
          </w:hyperlink>
        </w:p>
        <w:p w14:paraId="2BD9B3AF" w14:textId="77777777" w:rsidR="00DD555B" w:rsidRDefault="00BC2C98">
          <w:pPr>
            <w:pStyle w:val="TOC2"/>
            <w:tabs>
              <w:tab w:val="right" w:leader="dot" w:pos="10456"/>
            </w:tabs>
            <w:rPr>
              <w:noProof/>
              <w:lang w:val="en-US" w:eastAsia="en-US"/>
            </w:rPr>
          </w:pPr>
          <w:hyperlink w:anchor="_Toc166617222" w:history="1">
            <w:r w:rsidR="00DD555B" w:rsidRPr="0078702D">
              <w:rPr>
                <w:rStyle w:val="Hyperlink"/>
                <w:noProof/>
              </w:rPr>
              <w:t>Showing the way of continu</w:t>
            </w:r>
            <w:r w:rsidR="00DD555B" w:rsidRPr="0078702D">
              <w:rPr>
                <w:rStyle w:val="Hyperlink"/>
                <w:rFonts w:ascii="Times New Roman" w:hAnsi="Times New Roman" w:cs="Times New Roman"/>
                <w:noProof/>
              </w:rPr>
              <w:t>ous professional development.</w:t>
            </w:r>
            <w:r w:rsidR="00DD555B">
              <w:rPr>
                <w:noProof/>
                <w:webHidden/>
              </w:rPr>
              <w:tab/>
            </w:r>
            <w:r w:rsidR="00DD555B">
              <w:rPr>
                <w:noProof/>
                <w:webHidden/>
              </w:rPr>
              <w:fldChar w:fldCharType="begin"/>
            </w:r>
            <w:r w:rsidR="00DD555B">
              <w:rPr>
                <w:noProof/>
                <w:webHidden/>
              </w:rPr>
              <w:instrText xml:space="preserve"> PAGEREF _Toc166617222 \h </w:instrText>
            </w:r>
            <w:r w:rsidR="00DD555B">
              <w:rPr>
                <w:noProof/>
                <w:webHidden/>
              </w:rPr>
            </w:r>
            <w:r w:rsidR="00DD555B">
              <w:rPr>
                <w:noProof/>
                <w:webHidden/>
              </w:rPr>
              <w:fldChar w:fldCharType="separate"/>
            </w:r>
            <w:r w:rsidR="00DD555B">
              <w:rPr>
                <w:noProof/>
                <w:webHidden/>
              </w:rPr>
              <w:t>6</w:t>
            </w:r>
            <w:r w:rsidR="00DD555B">
              <w:rPr>
                <w:noProof/>
                <w:webHidden/>
              </w:rPr>
              <w:fldChar w:fldCharType="end"/>
            </w:r>
          </w:hyperlink>
        </w:p>
        <w:p w14:paraId="59CF073B" w14:textId="77777777" w:rsidR="00DD555B" w:rsidRDefault="00BC2C98">
          <w:pPr>
            <w:pStyle w:val="TOC2"/>
            <w:tabs>
              <w:tab w:val="right" w:leader="dot" w:pos="10456"/>
            </w:tabs>
            <w:rPr>
              <w:noProof/>
              <w:lang w:val="en-US" w:eastAsia="en-US"/>
            </w:rPr>
          </w:pPr>
          <w:hyperlink w:anchor="_Toc166617223" w:history="1">
            <w:r w:rsidR="00DD555B" w:rsidRPr="0078702D">
              <w:rPr>
                <w:rStyle w:val="Hyperlink"/>
                <w:noProof/>
              </w:rPr>
              <w:t>Creating a caring and a productive community at Beyond-The-</w:t>
            </w:r>
            <w:r w:rsidR="00DD555B" w:rsidRPr="0078702D">
              <w:rPr>
                <w:rStyle w:val="Hyperlink"/>
                <w:rFonts w:ascii="Times New Roman" w:hAnsi="Times New Roman" w:cs="Times New Roman"/>
                <w:noProof/>
              </w:rPr>
              <w:t>Technical 2024.</w:t>
            </w:r>
            <w:r w:rsidR="00DD555B">
              <w:rPr>
                <w:noProof/>
                <w:webHidden/>
              </w:rPr>
              <w:tab/>
            </w:r>
            <w:r w:rsidR="00DD555B">
              <w:rPr>
                <w:noProof/>
                <w:webHidden/>
              </w:rPr>
              <w:fldChar w:fldCharType="begin"/>
            </w:r>
            <w:r w:rsidR="00DD555B">
              <w:rPr>
                <w:noProof/>
                <w:webHidden/>
              </w:rPr>
              <w:instrText xml:space="preserve"> PAGEREF _Toc166617223 \h </w:instrText>
            </w:r>
            <w:r w:rsidR="00DD555B">
              <w:rPr>
                <w:noProof/>
                <w:webHidden/>
              </w:rPr>
            </w:r>
            <w:r w:rsidR="00DD555B">
              <w:rPr>
                <w:noProof/>
                <w:webHidden/>
              </w:rPr>
              <w:fldChar w:fldCharType="separate"/>
            </w:r>
            <w:r w:rsidR="00DD555B">
              <w:rPr>
                <w:noProof/>
                <w:webHidden/>
              </w:rPr>
              <w:t>6</w:t>
            </w:r>
            <w:r w:rsidR="00DD555B">
              <w:rPr>
                <w:noProof/>
                <w:webHidden/>
              </w:rPr>
              <w:fldChar w:fldCharType="end"/>
            </w:r>
          </w:hyperlink>
        </w:p>
        <w:p w14:paraId="76554749" w14:textId="77777777" w:rsidR="00DD555B" w:rsidRDefault="00BC2C98">
          <w:pPr>
            <w:pStyle w:val="TOC2"/>
            <w:tabs>
              <w:tab w:val="right" w:leader="dot" w:pos="10456"/>
            </w:tabs>
            <w:rPr>
              <w:noProof/>
              <w:lang w:val="en-US" w:eastAsia="en-US"/>
            </w:rPr>
          </w:pPr>
          <w:hyperlink w:anchor="_Toc166617224" w:history="1">
            <w:r w:rsidR="00DD555B" w:rsidRPr="0078702D">
              <w:rPr>
                <w:rStyle w:val="Hyperlink"/>
                <w:noProof/>
              </w:rPr>
              <w:t>Engaging participants in immersive activities like "Escape the Room" to foster teamwork, problem-solving, and decision-making skills.</w:t>
            </w:r>
            <w:r w:rsidR="00DD555B">
              <w:rPr>
                <w:noProof/>
                <w:webHidden/>
              </w:rPr>
              <w:tab/>
            </w:r>
            <w:r w:rsidR="00DD555B">
              <w:rPr>
                <w:noProof/>
                <w:webHidden/>
              </w:rPr>
              <w:fldChar w:fldCharType="begin"/>
            </w:r>
            <w:r w:rsidR="00DD555B">
              <w:rPr>
                <w:noProof/>
                <w:webHidden/>
              </w:rPr>
              <w:instrText xml:space="preserve"> PAGEREF _Toc166617224 \h </w:instrText>
            </w:r>
            <w:r w:rsidR="00DD555B">
              <w:rPr>
                <w:noProof/>
                <w:webHidden/>
              </w:rPr>
            </w:r>
            <w:r w:rsidR="00DD555B">
              <w:rPr>
                <w:noProof/>
                <w:webHidden/>
              </w:rPr>
              <w:fldChar w:fldCharType="separate"/>
            </w:r>
            <w:r w:rsidR="00DD555B">
              <w:rPr>
                <w:noProof/>
                <w:webHidden/>
              </w:rPr>
              <w:t>7</w:t>
            </w:r>
            <w:r w:rsidR="00DD555B">
              <w:rPr>
                <w:noProof/>
                <w:webHidden/>
              </w:rPr>
              <w:fldChar w:fldCharType="end"/>
            </w:r>
          </w:hyperlink>
        </w:p>
        <w:p w14:paraId="409CA817" w14:textId="77777777" w:rsidR="00DD555B" w:rsidRDefault="00BC2C98">
          <w:pPr>
            <w:pStyle w:val="TOC1"/>
            <w:tabs>
              <w:tab w:val="right" w:leader="dot" w:pos="10456"/>
            </w:tabs>
            <w:rPr>
              <w:b w:val="0"/>
              <w:bCs w:val="0"/>
              <w:noProof/>
              <w:sz w:val="22"/>
              <w:szCs w:val="22"/>
              <w:lang w:val="en-US" w:eastAsia="en-US"/>
            </w:rPr>
          </w:pPr>
          <w:hyperlink w:anchor="_Toc166617225" w:history="1">
            <w:r w:rsidR="00DD555B" w:rsidRPr="0078702D">
              <w:rPr>
                <w:rStyle w:val="Hyperlink"/>
                <w:rFonts w:ascii="Helvetica Neue" w:hAnsi="Helvetica Neue"/>
                <w:noProof/>
                <w:spacing w:val="-10"/>
              </w:rPr>
              <w:t>Duncan Stevens</w:t>
            </w:r>
            <w:r w:rsidR="00DD555B">
              <w:rPr>
                <w:noProof/>
                <w:webHidden/>
              </w:rPr>
              <w:tab/>
            </w:r>
            <w:r w:rsidR="00DD555B">
              <w:rPr>
                <w:noProof/>
                <w:webHidden/>
              </w:rPr>
              <w:fldChar w:fldCharType="begin"/>
            </w:r>
            <w:r w:rsidR="00DD555B">
              <w:rPr>
                <w:noProof/>
                <w:webHidden/>
              </w:rPr>
              <w:instrText xml:space="preserve"> PAGEREF _Toc166617225 \h </w:instrText>
            </w:r>
            <w:r w:rsidR="00DD555B">
              <w:rPr>
                <w:noProof/>
                <w:webHidden/>
              </w:rPr>
            </w:r>
            <w:r w:rsidR="00DD555B">
              <w:rPr>
                <w:noProof/>
                <w:webHidden/>
              </w:rPr>
              <w:fldChar w:fldCharType="separate"/>
            </w:r>
            <w:r w:rsidR="00DD555B">
              <w:rPr>
                <w:noProof/>
                <w:webHidden/>
              </w:rPr>
              <w:t>7</w:t>
            </w:r>
            <w:r w:rsidR="00DD555B">
              <w:rPr>
                <w:noProof/>
                <w:webHidden/>
              </w:rPr>
              <w:fldChar w:fldCharType="end"/>
            </w:r>
          </w:hyperlink>
        </w:p>
        <w:p w14:paraId="54E95BD6" w14:textId="77777777" w:rsidR="00DD555B" w:rsidRDefault="00BC2C98">
          <w:pPr>
            <w:pStyle w:val="TOC1"/>
            <w:tabs>
              <w:tab w:val="right" w:leader="dot" w:pos="10456"/>
            </w:tabs>
            <w:rPr>
              <w:b w:val="0"/>
              <w:bCs w:val="0"/>
              <w:noProof/>
              <w:sz w:val="22"/>
              <w:szCs w:val="22"/>
              <w:lang w:val="en-US" w:eastAsia="en-US"/>
            </w:rPr>
          </w:pPr>
          <w:hyperlink w:anchor="_Toc166617226" w:history="1">
            <w:r w:rsidR="00DD555B" w:rsidRPr="0078702D">
              <w:rPr>
                <w:rStyle w:val="Hyperlink"/>
                <w:noProof/>
              </w:rPr>
              <w:t>Suresh Devnani</w:t>
            </w:r>
            <w:r w:rsidR="00DD555B">
              <w:rPr>
                <w:noProof/>
                <w:webHidden/>
              </w:rPr>
              <w:tab/>
            </w:r>
            <w:r w:rsidR="00DD555B">
              <w:rPr>
                <w:noProof/>
                <w:webHidden/>
              </w:rPr>
              <w:fldChar w:fldCharType="begin"/>
            </w:r>
            <w:r w:rsidR="00DD555B">
              <w:rPr>
                <w:noProof/>
                <w:webHidden/>
              </w:rPr>
              <w:instrText xml:space="preserve"> PAGEREF _Toc166617226 \h </w:instrText>
            </w:r>
            <w:r w:rsidR="00DD555B">
              <w:rPr>
                <w:noProof/>
                <w:webHidden/>
              </w:rPr>
            </w:r>
            <w:r w:rsidR="00DD555B">
              <w:rPr>
                <w:noProof/>
                <w:webHidden/>
              </w:rPr>
              <w:fldChar w:fldCharType="separate"/>
            </w:r>
            <w:r w:rsidR="00DD555B">
              <w:rPr>
                <w:noProof/>
                <w:webHidden/>
              </w:rPr>
              <w:t>8</w:t>
            </w:r>
            <w:r w:rsidR="00DD555B">
              <w:rPr>
                <w:noProof/>
                <w:webHidden/>
              </w:rPr>
              <w:fldChar w:fldCharType="end"/>
            </w:r>
          </w:hyperlink>
        </w:p>
        <w:p w14:paraId="177506A6" w14:textId="77777777" w:rsidR="00DD555B" w:rsidRDefault="00BC2C98">
          <w:pPr>
            <w:pStyle w:val="TOC1"/>
            <w:tabs>
              <w:tab w:val="right" w:leader="dot" w:pos="10456"/>
            </w:tabs>
            <w:rPr>
              <w:b w:val="0"/>
              <w:bCs w:val="0"/>
              <w:noProof/>
              <w:sz w:val="22"/>
              <w:szCs w:val="22"/>
              <w:lang w:val="en-US" w:eastAsia="en-US"/>
            </w:rPr>
          </w:pPr>
          <w:hyperlink w:anchor="_Toc166617227" w:history="1">
            <w:r w:rsidR="00DD555B" w:rsidRPr="0078702D">
              <w:rPr>
                <w:rStyle w:val="Hyperlink"/>
                <w:noProof/>
              </w:rPr>
              <w:t>Kevin Abdulrahman</w:t>
            </w:r>
            <w:r w:rsidR="00DD555B">
              <w:rPr>
                <w:noProof/>
                <w:webHidden/>
              </w:rPr>
              <w:tab/>
            </w:r>
            <w:r w:rsidR="00DD555B">
              <w:rPr>
                <w:noProof/>
                <w:webHidden/>
              </w:rPr>
              <w:fldChar w:fldCharType="begin"/>
            </w:r>
            <w:r w:rsidR="00DD555B">
              <w:rPr>
                <w:noProof/>
                <w:webHidden/>
              </w:rPr>
              <w:instrText xml:space="preserve"> PAGEREF _Toc166617227 \h </w:instrText>
            </w:r>
            <w:r w:rsidR="00DD555B">
              <w:rPr>
                <w:noProof/>
                <w:webHidden/>
              </w:rPr>
            </w:r>
            <w:r w:rsidR="00DD555B">
              <w:rPr>
                <w:noProof/>
                <w:webHidden/>
              </w:rPr>
              <w:fldChar w:fldCharType="separate"/>
            </w:r>
            <w:r w:rsidR="00DD555B">
              <w:rPr>
                <w:noProof/>
                <w:webHidden/>
              </w:rPr>
              <w:t>9</w:t>
            </w:r>
            <w:r w:rsidR="00DD555B">
              <w:rPr>
                <w:noProof/>
                <w:webHidden/>
              </w:rPr>
              <w:fldChar w:fldCharType="end"/>
            </w:r>
          </w:hyperlink>
        </w:p>
        <w:p w14:paraId="7F8CC2FA" w14:textId="77777777" w:rsidR="00DD555B" w:rsidRDefault="00BC2C98">
          <w:pPr>
            <w:pStyle w:val="TOC1"/>
            <w:tabs>
              <w:tab w:val="right" w:leader="dot" w:pos="10456"/>
            </w:tabs>
            <w:rPr>
              <w:b w:val="0"/>
              <w:bCs w:val="0"/>
              <w:noProof/>
              <w:sz w:val="22"/>
              <w:szCs w:val="22"/>
              <w:lang w:val="en-US" w:eastAsia="en-US"/>
            </w:rPr>
          </w:pPr>
          <w:hyperlink w:anchor="_Toc166617228" w:history="1">
            <w:r w:rsidR="00DD555B" w:rsidRPr="0078702D">
              <w:rPr>
                <w:rStyle w:val="Hyperlink"/>
                <w:noProof/>
              </w:rPr>
              <w:t>Jimmy AKA MR.Beast</w:t>
            </w:r>
            <w:r w:rsidR="00DD555B">
              <w:rPr>
                <w:noProof/>
                <w:webHidden/>
              </w:rPr>
              <w:tab/>
            </w:r>
            <w:r w:rsidR="00DD555B">
              <w:rPr>
                <w:noProof/>
                <w:webHidden/>
              </w:rPr>
              <w:fldChar w:fldCharType="begin"/>
            </w:r>
            <w:r w:rsidR="00DD555B">
              <w:rPr>
                <w:noProof/>
                <w:webHidden/>
              </w:rPr>
              <w:instrText xml:space="preserve"> PAGEREF _Toc166617228 \h </w:instrText>
            </w:r>
            <w:r w:rsidR="00DD555B">
              <w:rPr>
                <w:noProof/>
                <w:webHidden/>
              </w:rPr>
            </w:r>
            <w:r w:rsidR="00DD555B">
              <w:rPr>
                <w:noProof/>
                <w:webHidden/>
              </w:rPr>
              <w:fldChar w:fldCharType="separate"/>
            </w:r>
            <w:r w:rsidR="00DD555B">
              <w:rPr>
                <w:noProof/>
                <w:webHidden/>
              </w:rPr>
              <w:t>10</w:t>
            </w:r>
            <w:r w:rsidR="00DD555B">
              <w:rPr>
                <w:noProof/>
                <w:webHidden/>
              </w:rPr>
              <w:fldChar w:fldCharType="end"/>
            </w:r>
          </w:hyperlink>
        </w:p>
        <w:p w14:paraId="5620E542" w14:textId="77777777" w:rsidR="00DD555B" w:rsidRDefault="00BC2C98">
          <w:pPr>
            <w:pStyle w:val="TOC1"/>
            <w:tabs>
              <w:tab w:val="right" w:leader="dot" w:pos="10456"/>
            </w:tabs>
            <w:rPr>
              <w:b w:val="0"/>
              <w:bCs w:val="0"/>
              <w:noProof/>
              <w:sz w:val="22"/>
              <w:szCs w:val="22"/>
              <w:lang w:val="en-US" w:eastAsia="en-US"/>
            </w:rPr>
          </w:pPr>
          <w:hyperlink w:anchor="_Toc166617229" w:history="1">
            <w:r w:rsidR="00DD555B" w:rsidRPr="0078702D">
              <w:rPr>
                <w:rStyle w:val="Hyperlink"/>
                <w:noProof/>
              </w:rPr>
              <w:t>Agenda</w:t>
            </w:r>
            <w:r w:rsidR="00DD555B">
              <w:rPr>
                <w:noProof/>
                <w:webHidden/>
              </w:rPr>
              <w:tab/>
            </w:r>
            <w:r w:rsidR="00DD555B">
              <w:rPr>
                <w:noProof/>
                <w:webHidden/>
              </w:rPr>
              <w:fldChar w:fldCharType="begin"/>
            </w:r>
            <w:r w:rsidR="00DD555B">
              <w:rPr>
                <w:noProof/>
                <w:webHidden/>
              </w:rPr>
              <w:instrText xml:space="preserve"> PAGEREF _Toc166617229 \h </w:instrText>
            </w:r>
            <w:r w:rsidR="00DD555B">
              <w:rPr>
                <w:noProof/>
                <w:webHidden/>
              </w:rPr>
            </w:r>
            <w:r w:rsidR="00DD555B">
              <w:rPr>
                <w:noProof/>
                <w:webHidden/>
              </w:rPr>
              <w:fldChar w:fldCharType="separate"/>
            </w:r>
            <w:r w:rsidR="00DD555B">
              <w:rPr>
                <w:noProof/>
                <w:webHidden/>
              </w:rPr>
              <w:t>10</w:t>
            </w:r>
            <w:r w:rsidR="00DD555B">
              <w:rPr>
                <w:noProof/>
                <w:webHidden/>
              </w:rPr>
              <w:fldChar w:fldCharType="end"/>
            </w:r>
          </w:hyperlink>
        </w:p>
        <w:p w14:paraId="4707F94E" w14:textId="77777777" w:rsidR="00DD555B" w:rsidRDefault="00BC2C98">
          <w:pPr>
            <w:pStyle w:val="TOC2"/>
            <w:tabs>
              <w:tab w:val="right" w:leader="dot" w:pos="10456"/>
            </w:tabs>
            <w:rPr>
              <w:noProof/>
              <w:lang w:val="en-US" w:eastAsia="en-US"/>
            </w:rPr>
          </w:pPr>
          <w:hyperlink w:anchor="_Toc166617230" w:history="1">
            <w:r w:rsidR="00DD555B" w:rsidRPr="0078702D">
              <w:rPr>
                <w:rStyle w:val="Hyperlink"/>
                <w:noProof/>
              </w:rPr>
              <w:t>DAY 1: Teaching leadership and effective communication skills</w:t>
            </w:r>
            <w:r w:rsidR="00DD555B">
              <w:rPr>
                <w:noProof/>
                <w:webHidden/>
              </w:rPr>
              <w:tab/>
            </w:r>
            <w:r w:rsidR="00DD555B">
              <w:rPr>
                <w:noProof/>
                <w:webHidden/>
              </w:rPr>
              <w:fldChar w:fldCharType="begin"/>
            </w:r>
            <w:r w:rsidR="00DD555B">
              <w:rPr>
                <w:noProof/>
                <w:webHidden/>
              </w:rPr>
              <w:instrText xml:space="preserve"> PAGEREF _Toc166617230 \h </w:instrText>
            </w:r>
            <w:r w:rsidR="00DD555B">
              <w:rPr>
                <w:noProof/>
                <w:webHidden/>
              </w:rPr>
            </w:r>
            <w:r w:rsidR="00DD555B">
              <w:rPr>
                <w:noProof/>
                <w:webHidden/>
              </w:rPr>
              <w:fldChar w:fldCharType="separate"/>
            </w:r>
            <w:r w:rsidR="00DD555B">
              <w:rPr>
                <w:noProof/>
                <w:webHidden/>
              </w:rPr>
              <w:t>10</w:t>
            </w:r>
            <w:r w:rsidR="00DD555B">
              <w:rPr>
                <w:noProof/>
                <w:webHidden/>
              </w:rPr>
              <w:fldChar w:fldCharType="end"/>
            </w:r>
          </w:hyperlink>
        </w:p>
        <w:p w14:paraId="17F4077F" w14:textId="77777777" w:rsidR="00DD555B" w:rsidRDefault="00BC2C98">
          <w:pPr>
            <w:pStyle w:val="TOC2"/>
            <w:tabs>
              <w:tab w:val="left" w:pos="660"/>
              <w:tab w:val="right" w:leader="dot" w:pos="10456"/>
            </w:tabs>
            <w:rPr>
              <w:noProof/>
              <w:lang w:val="en-US" w:eastAsia="en-US"/>
            </w:rPr>
          </w:pPr>
          <w:hyperlink w:anchor="_Toc166617231" w:history="1">
            <w:r w:rsidR="00DD555B" w:rsidRPr="0078702D">
              <w:rPr>
                <w:rStyle w:val="Hyperlink"/>
                <w:rFonts w:ascii="Symbol" w:eastAsia="Times New Roman" w:hAnsi="Symbol" w:cs="Times New Roman"/>
                <w:noProof/>
              </w:rPr>
              <w:t>·</w:t>
            </w:r>
            <w:r w:rsidR="00DD555B">
              <w:rPr>
                <w:noProof/>
                <w:lang w:val="en-US" w:eastAsia="en-US"/>
              </w:rPr>
              <w:tab/>
            </w:r>
            <w:r w:rsidR="00DD555B" w:rsidRPr="0078702D">
              <w:rPr>
                <w:rStyle w:val="Hyperlink"/>
                <w:noProof/>
              </w:rPr>
              <w:t>Session one</w:t>
            </w:r>
            <w:r w:rsidR="00DD555B">
              <w:rPr>
                <w:noProof/>
                <w:webHidden/>
              </w:rPr>
              <w:tab/>
            </w:r>
            <w:r w:rsidR="00DD555B">
              <w:rPr>
                <w:noProof/>
                <w:webHidden/>
              </w:rPr>
              <w:fldChar w:fldCharType="begin"/>
            </w:r>
            <w:r w:rsidR="00DD555B">
              <w:rPr>
                <w:noProof/>
                <w:webHidden/>
              </w:rPr>
              <w:instrText xml:space="preserve"> PAGEREF _Toc166617231 \h </w:instrText>
            </w:r>
            <w:r w:rsidR="00DD555B">
              <w:rPr>
                <w:noProof/>
                <w:webHidden/>
              </w:rPr>
            </w:r>
            <w:r w:rsidR="00DD555B">
              <w:rPr>
                <w:noProof/>
                <w:webHidden/>
              </w:rPr>
              <w:fldChar w:fldCharType="separate"/>
            </w:r>
            <w:r w:rsidR="00DD555B">
              <w:rPr>
                <w:noProof/>
                <w:webHidden/>
              </w:rPr>
              <w:t>10</w:t>
            </w:r>
            <w:r w:rsidR="00DD555B">
              <w:rPr>
                <w:noProof/>
                <w:webHidden/>
              </w:rPr>
              <w:fldChar w:fldCharType="end"/>
            </w:r>
          </w:hyperlink>
        </w:p>
        <w:p w14:paraId="07D044AB" w14:textId="77777777" w:rsidR="00DD555B" w:rsidRDefault="00BC2C98">
          <w:pPr>
            <w:pStyle w:val="TOC2"/>
            <w:tabs>
              <w:tab w:val="left" w:pos="660"/>
              <w:tab w:val="right" w:leader="dot" w:pos="10456"/>
            </w:tabs>
            <w:rPr>
              <w:noProof/>
              <w:lang w:val="en-US" w:eastAsia="en-US"/>
            </w:rPr>
          </w:pPr>
          <w:hyperlink w:anchor="_Toc166617232" w:history="1">
            <w:r w:rsidR="00DD555B" w:rsidRPr="0078702D">
              <w:rPr>
                <w:rStyle w:val="Hyperlink"/>
                <w:rFonts w:ascii="Symbol" w:eastAsia="Times New Roman" w:hAnsi="Symbol" w:cs="Times New Roman"/>
                <w:noProof/>
              </w:rPr>
              <w:t>·</w:t>
            </w:r>
            <w:r w:rsidR="00DD555B">
              <w:rPr>
                <w:noProof/>
                <w:lang w:val="en-US" w:eastAsia="en-US"/>
              </w:rPr>
              <w:tab/>
            </w:r>
            <w:r w:rsidR="00DD555B" w:rsidRPr="0078702D">
              <w:rPr>
                <w:rStyle w:val="Hyperlink"/>
                <w:noProof/>
              </w:rPr>
              <w:t>Session two</w:t>
            </w:r>
            <w:r w:rsidR="00DD555B">
              <w:rPr>
                <w:noProof/>
                <w:webHidden/>
              </w:rPr>
              <w:tab/>
            </w:r>
            <w:r w:rsidR="00DD555B">
              <w:rPr>
                <w:noProof/>
                <w:webHidden/>
              </w:rPr>
              <w:fldChar w:fldCharType="begin"/>
            </w:r>
            <w:r w:rsidR="00DD555B">
              <w:rPr>
                <w:noProof/>
                <w:webHidden/>
              </w:rPr>
              <w:instrText xml:space="preserve"> PAGEREF _Toc166617232 \h </w:instrText>
            </w:r>
            <w:r w:rsidR="00DD555B">
              <w:rPr>
                <w:noProof/>
                <w:webHidden/>
              </w:rPr>
            </w:r>
            <w:r w:rsidR="00DD555B">
              <w:rPr>
                <w:noProof/>
                <w:webHidden/>
              </w:rPr>
              <w:fldChar w:fldCharType="separate"/>
            </w:r>
            <w:r w:rsidR="00DD555B">
              <w:rPr>
                <w:noProof/>
                <w:webHidden/>
              </w:rPr>
              <w:t>11</w:t>
            </w:r>
            <w:r w:rsidR="00DD555B">
              <w:rPr>
                <w:noProof/>
                <w:webHidden/>
              </w:rPr>
              <w:fldChar w:fldCharType="end"/>
            </w:r>
          </w:hyperlink>
        </w:p>
        <w:p w14:paraId="5BE70A11" w14:textId="77777777" w:rsidR="00DD555B" w:rsidRDefault="00BC2C98">
          <w:pPr>
            <w:pStyle w:val="TOC2"/>
            <w:tabs>
              <w:tab w:val="left" w:pos="660"/>
              <w:tab w:val="right" w:leader="dot" w:pos="10456"/>
            </w:tabs>
            <w:rPr>
              <w:noProof/>
              <w:lang w:val="en-US" w:eastAsia="en-US"/>
            </w:rPr>
          </w:pPr>
          <w:hyperlink w:anchor="_Toc166617233" w:history="1">
            <w:r w:rsidR="00DD555B" w:rsidRPr="0078702D">
              <w:rPr>
                <w:rStyle w:val="Hyperlink"/>
                <w:rFonts w:ascii="Symbol" w:eastAsia="Times New Roman" w:hAnsi="Symbol" w:cs="Times New Roman"/>
                <w:noProof/>
              </w:rPr>
              <w:t>·</w:t>
            </w:r>
            <w:r w:rsidR="00DD555B">
              <w:rPr>
                <w:noProof/>
                <w:lang w:val="en-US" w:eastAsia="en-US"/>
              </w:rPr>
              <w:tab/>
            </w:r>
            <w:r w:rsidR="00DD555B" w:rsidRPr="0078702D">
              <w:rPr>
                <w:rStyle w:val="Hyperlink"/>
                <w:noProof/>
              </w:rPr>
              <w:t>Session three</w:t>
            </w:r>
            <w:r w:rsidR="00DD555B">
              <w:rPr>
                <w:noProof/>
                <w:webHidden/>
              </w:rPr>
              <w:tab/>
            </w:r>
            <w:r w:rsidR="00DD555B">
              <w:rPr>
                <w:noProof/>
                <w:webHidden/>
              </w:rPr>
              <w:fldChar w:fldCharType="begin"/>
            </w:r>
            <w:r w:rsidR="00DD555B">
              <w:rPr>
                <w:noProof/>
                <w:webHidden/>
              </w:rPr>
              <w:instrText xml:space="preserve"> PAGEREF _Toc166617233 \h </w:instrText>
            </w:r>
            <w:r w:rsidR="00DD555B">
              <w:rPr>
                <w:noProof/>
                <w:webHidden/>
              </w:rPr>
            </w:r>
            <w:r w:rsidR="00DD555B">
              <w:rPr>
                <w:noProof/>
                <w:webHidden/>
              </w:rPr>
              <w:fldChar w:fldCharType="separate"/>
            </w:r>
            <w:r w:rsidR="00DD555B">
              <w:rPr>
                <w:noProof/>
                <w:webHidden/>
              </w:rPr>
              <w:t>11</w:t>
            </w:r>
            <w:r w:rsidR="00DD555B">
              <w:rPr>
                <w:noProof/>
                <w:webHidden/>
              </w:rPr>
              <w:fldChar w:fldCharType="end"/>
            </w:r>
          </w:hyperlink>
        </w:p>
        <w:p w14:paraId="497A25FC" w14:textId="77777777" w:rsidR="00DD555B" w:rsidRDefault="00BC2C98">
          <w:pPr>
            <w:pStyle w:val="TOC2"/>
            <w:tabs>
              <w:tab w:val="right" w:leader="dot" w:pos="10456"/>
            </w:tabs>
            <w:rPr>
              <w:noProof/>
              <w:lang w:val="en-US" w:eastAsia="en-US"/>
            </w:rPr>
          </w:pPr>
          <w:hyperlink w:anchor="_Toc166617234" w:history="1">
            <w:r w:rsidR="00DD555B" w:rsidRPr="0078702D">
              <w:rPr>
                <w:rStyle w:val="Hyperlink"/>
                <w:noProof/>
              </w:rPr>
              <w:t>DAY 2: Inter-personal skills improvement</w:t>
            </w:r>
            <w:r w:rsidR="00DD555B">
              <w:rPr>
                <w:noProof/>
                <w:webHidden/>
              </w:rPr>
              <w:tab/>
            </w:r>
            <w:r w:rsidR="00DD555B">
              <w:rPr>
                <w:noProof/>
                <w:webHidden/>
              </w:rPr>
              <w:fldChar w:fldCharType="begin"/>
            </w:r>
            <w:r w:rsidR="00DD555B">
              <w:rPr>
                <w:noProof/>
                <w:webHidden/>
              </w:rPr>
              <w:instrText xml:space="preserve"> PAGEREF _Toc166617234 \h </w:instrText>
            </w:r>
            <w:r w:rsidR="00DD555B">
              <w:rPr>
                <w:noProof/>
                <w:webHidden/>
              </w:rPr>
            </w:r>
            <w:r w:rsidR="00DD555B">
              <w:rPr>
                <w:noProof/>
                <w:webHidden/>
              </w:rPr>
              <w:fldChar w:fldCharType="separate"/>
            </w:r>
            <w:r w:rsidR="00DD555B">
              <w:rPr>
                <w:noProof/>
                <w:webHidden/>
              </w:rPr>
              <w:t>11</w:t>
            </w:r>
            <w:r w:rsidR="00DD555B">
              <w:rPr>
                <w:noProof/>
                <w:webHidden/>
              </w:rPr>
              <w:fldChar w:fldCharType="end"/>
            </w:r>
          </w:hyperlink>
        </w:p>
        <w:p w14:paraId="6E101F64" w14:textId="77777777" w:rsidR="00DD555B" w:rsidRDefault="00BC2C98">
          <w:pPr>
            <w:pStyle w:val="TOC2"/>
            <w:tabs>
              <w:tab w:val="left" w:pos="660"/>
              <w:tab w:val="right" w:leader="dot" w:pos="10456"/>
            </w:tabs>
            <w:rPr>
              <w:noProof/>
              <w:lang w:val="en-US" w:eastAsia="en-US"/>
            </w:rPr>
          </w:pPr>
          <w:hyperlink w:anchor="_Toc166617235" w:history="1">
            <w:r w:rsidR="00DD555B" w:rsidRPr="0078702D">
              <w:rPr>
                <w:rStyle w:val="Hyperlink"/>
                <w:rFonts w:ascii="Symbol" w:eastAsia="Times New Roman" w:hAnsi="Symbol" w:cs="Times New Roman"/>
                <w:noProof/>
              </w:rPr>
              <w:t>·</w:t>
            </w:r>
            <w:r w:rsidR="00DD555B">
              <w:rPr>
                <w:noProof/>
                <w:lang w:val="en-US" w:eastAsia="en-US"/>
              </w:rPr>
              <w:tab/>
            </w:r>
            <w:r w:rsidR="00DD555B" w:rsidRPr="0078702D">
              <w:rPr>
                <w:rStyle w:val="Hyperlink"/>
                <w:noProof/>
              </w:rPr>
              <w:t>Session one</w:t>
            </w:r>
            <w:r w:rsidR="00DD555B">
              <w:rPr>
                <w:noProof/>
                <w:webHidden/>
              </w:rPr>
              <w:tab/>
            </w:r>
            <w:r w:rsidR="00DD555B">
              <w:rPr>
                <w:noProof/>
                <w:webHidden/>
              </w:rPr>
              <w:fldChar w:fldCharType="begin"/>
            </w:r>
            <w:r w:rsidR="00DD555B">
              <w:rPr>
                <w:noProof/>
                <w:webHidden/>
              </w:rPr>
              <w:instrText xml:space="preserve"> PAGEREF _Toc166617235 \h </w:instrText>
            </w:r>
            <w:r w:rsidR="00DD555B">
              <w:rPr>
                <w:noProof/>
                <w:webHidden/>
              </w:rPr>
            </w:r>
            <w:r w:rsidR="00DD555B">
              <w:rPr>
                <w:noProof/>
                <w:webHidden/>
              </w:rPr>
              <w:fldChar w:fldCharType="separate"/>
            </w:r>
            <w:r w:rsidR="00DD555B">
              <w:rPr>
                <w:noProof/>
                <w:webHidden/>
              </w:rPr>
              <w:t>11</w:t>
            </w:r>
            <w:r w:rsidR="00DD555B">
              <w:rPr>
                <w:noProof/>
                <w:webHidden/>
              </w:rPr>
              <w:fldChar w:fldCharType="end"/>
            </w:r>
          </w:hyperlink>
        </w:p>
        <w:p w14:paraId="7B914047" w14:textId="77777777" w:rsidR="00DD555B" w:rsidRDefault="00BC2C98">
          <w:pPr>
            <w:pStyle w:val="TOC2"/>
            <w:tabs>
              <w:tab w:val="left" w:pos="660"/>
              <w:tab w:val="right" w:leader="dot" w:pos="10456"/>
            </w:tabs>
            <w:rPr>
              <w:noProof/>
              <w:lang w:val="en-US" w:eastAsia="en-US"/>
            </w:rPr>
          </w:pPr>
          <w:hyperlink w:anchor="_Toc166617236" w:history="1">
            <w:r w:rsidR="00DD555B" w:rsidRPr="0078702D">
              <w:rPr>
                <w:rStyle w:val="Hyperlink"/>
                <w:rFonts w:ascii="Symbol" w:eastAsia="Times New Roman" w:hAnsi="Symbol" w:cs="Times New Roman"/>
                <w:noProof/>
              </w:rPr>
              <w:t>·</w:t>
            </w:r>
            <w:r w:rsidR="00DD555B">
              <w:rPr>
                <w:noProof/>
                <w:lang w:val="en-US" w:eastAsia="en-US"/>
              </w:rPr>
              <w:tab/>
            </w:r>
            <w:r w:rsidR="00DD555B" w:rsidRPr="0078702D">
              <w:rPr>
                <w:rStyle w:val="Hyperlink"/>
                <w:noProof/>
              </w:rPr>
              <w:t>Session two</w:t>
            </w:r>
            <w:r w:rsidR="00DD555B">
              <w:rPr>
                <w:noProof/>
                <w:webHidden/>
              </w:rPr>
              <w:tab/>
            </w:r>
            <w:r w:rsidR="00DD555B">
              <w:rPr>
                <w:noProof/>
                <w:webHidden/>
              </w:rPr>
              <w:fldChar w:fldCharType="begin"/>
            </w:r>
            <w:r w:rsidR="00DD555B">
              <w:rPr>
                <w:noProof/>
                <w:webHidden/>
              </w:rPr>
              <w:instrText xml:space="preserve"> PAGEREF _Toc166617236 \h </w:instrText>
            </w:r>
            <w:r w:rsidR="00DD555B">
              <w:rPr>
                <w:noProof/>
                <w:webHidden/>
              </w:rPr>
            </w:r>
            <w:r w:rsidR="00DD555B">
              <w:rPr>
                <w:noProof/>
                <w:webHidden/>
              </w:rPr>
              <w:fldChar w:fldCharType="separate"/>
            </w:r>
            <w:r w:rsidR="00DD555B">
              <w:rPr>
                <w:noProof/>
                <w:webHidden/>
              </w:rPr>
              <w:t>11</w:t>
            </w:r>
            <w:r w:rsidR="00DD555B">
              <w:rPr>
                <w:noProof/>
                <w:webHidden/>
              </w:rPr>
              <w:fldChar w:fldCharType="end"/>
            </w:r>
          </w:hyperlink>
        </w:p>
        <w:p w14:paraId="0E5BD4DD" w14:textId="77777777" w:rsidR="00DD555B" w:rsidRDefault="00BC2C98">
          <w:pPr>
            <w:pStyle w:val="TOC2"/>
            <w:tabs>
              <w:tab w:val="right" w:leader="dot" w:pos="10456"/>
            </w:tabs>
            <w:rPr>
              <w:noProof/>
              <w:lang w:val="en-US" w:eastAsia="en-US"/>
            </w:rPr>
          </w:pPr>
          <w:hyperlink w:anchor="_Toc166617237" w:history="1">
            <w:r w:rsidR="00DD555B" w:rsidRPr="0078702D">
              <w:rPr>
                <w:rStyle w:val="Hyperlink"/>
                <w:noProof/>
              </w:rPr>
              <w:t>DAY 3: continuous personal growth along with creating a successful community</w:t>
            </w:r>
            <w:r w:rsidR="00DD555B">
              <w:rPr>
                <w:noProof/>
                <w:webHidden/>
              </w:rPr>
              <w:tab/>
            </w:r>
            <w:r w:rsidR="00DD555B">
              <w:rPr>
                <w:noProof/>
                <w:webHidden/>
              </w:rPr>
              <w:fldChar w:fldCharType="begin"/>
            </w:r>
            <w:r w:rsidR="00DD555B">
              <w:rPr>
                <w:noProof/>
                <w:webHidden/>
              </w:rPr>
              <w:instrText xml:space="preserve"> PAGEREF _Toc166617237 \h </w:instrText>
            </w:r>
            <w:r w:rsidR="00DD555B">
              <w:rPr>
                <w:noProof/>
                <w:webHidden/>
              </w:rPr>
            </w:r>
            <w:r w:rsidR="00DD555B">
              <w:rPr>
                <w:noProof/>
                <w:webHidden/>
              </w:rPr>
              <w:fldChar w:fldCharType="separate"/>
            </w:r>
            <w:r w:rsidR="00DD555B">
              <w:rPr>
                <w:noProof/>
                <w:webHidden/>
              </w:rPr>
              <w:t>11</w:t>
            </w:r>
            <w:r w:rsidR="00DD555B">
              <w:rPr>
                <w:noProof/>
                <w:webHidden/>
              </w:rPr>
              <w:fldChar w:fldCharType="end"/>
            </w:r>
          </w:hyperlink>
        </w:p>
        <w:p w14:paraId="7401D981" w14:textId="77777777" w:rsidR="00DD555B" w:rsidRDefault="00BC2C98">
          <w:pPr>
            <w:pStyle w:val="TOC2"/>
            <w:tabs>
              <w:tab w:val="left" w:pos="660"/>
              <w:tab w:val="right" w:leader="dot" w:pos="10456"/>
            </w:tabs>
            <w:rPr>
              <w:noProof/>
              <w:lang w:val="en-US" w:eastAsia="en-US"/>
            </w:rPr>
          </w:pPr>
          <w:hyperlink w:anchor="_Toc166617238" w:history="1">
            <w:r w:rsidR="00DD555B" w:rsidRPr="0078702D">
              <w:rPr>
                <w:rStyle w:val="Hyperlink"/>
                <w:rFonts w:ascii="Symbol" w:eastAsia="Times New Roman" w:hAnsi="Symbol" w:cs="Times New Roman"/>
                <w:noProof/>
              </w:rPr>
              <w:t>·</w:t>
            </w:r>
            <w:r w:rsidR="00DD555B">
              <w:rPr>
                <w:noProof/>
                <w:lang w:val="en-US" w:eastAsia="en-US"/>
              </w:rPr>
              <w:tab/>
            </w:r>
            <w:r w:rsidR="00DD555B" w:rsidRPr="0078702D">
              <w:rPr>
                <w:rStyle w:val="Hyperlink"/>
                <w:noProof/>
              </w:rPr>
              <w:t>Session one:</w:t>
            </w:r>
            <w:r w:rsidR="00DD555B">
              <w:rPr>
                <w:noProof/>
                <w:webHidden/>
              </w:rPr>
              <w:tab/>
            </w:r>
            <w:r w:rsidR="00DD555B">
              <w:rPr>
                <w:noProof/>
                <w:webHidden/>
              </w:rPr>
              <w:fldChar w:fldCharType="begin"/>
            </w:r>
            <w:r w:rsidR="00DD555B">
              <w:rPr>
                <w:noProof/>
                <w:webHidden/>
              </w:rPr>
              <w:instrText xml:space="preserve"> PAGEREF _Toc166617238 \h </w:instrText>
            </w:r>
            <w:r w:rsidR="00DD555B">
              <w:rPr>
                <w:noProof/>
                <w:webHidden/>
              </w:rPr>
            </w:r>
            <w:r w:rsidR="00DD555B">
              <w:rPr>
                <w:noProof/>
                <w:webHidden/>
              </w:rPr>
              <w:fldChar w:fldCharType="separate"/>
            </w:r>
            <w:r w:rsidR="00DD555B">
              <w:rPr>
                <w:noProof/>
                <w:webHidden/>
              </w:rPr>
              <w:t>11</w:t>
            </w:r>
            <w:r w:rsidR="00DD555B">
              <w:rPr>
                <w:noProof/>
                <w:webHidden/>
              </w:rPr>
              <w:fldChar w:fldCharType="end"/>
            </w:r>
          </w:hyperlink>
        </w:p>
        <w:p w14:paraId="0602250D" w14:textId="77777777" w:rsidR="00DD555B" w:rsidRDefault="00BC2C98">
          <w:pPr>
            <w:pStyle w:val="TOC2"/>
            <w:tabs>
              <w:tab w:val="left" w:pos="660"/>
              <w:tab w:val="right" w:leader="dot" w:pos="10456"/>
            </w:tabs>
            <w:rPr>
              <w:noProof/>
              <w:lang w:val="en-US" w:eastAsia="en-US"/>
            </w:rPr>
          </w:pPr>
          <w:hyperlink w:anchor="_Toc166617239" w:history="1">
            <w:r w:rsidR="00DD555B" w:rsidRPr="0078702D">
              <w:rPr>
                <w:rStyle w:val="Hyperlink"/>
                <w:rFonts w:ascii="Symbol" w:eastAsia="Times New Roman" w:hAnsi="Symbol" w:cs="Times New Roman"/>
                <w:noProof/>
              </w:rPr>
              <w:t>·</w:t>
            </w:r>
            <w:r w:rsidR="00DD555B">
              <w:rPr>
                <w:noProof/>
                <w:lang w:val="en-US" w:eastAsia="en-US"/>
              </w:rPr>
              <w:tab/>
            </w:r>
            <w:r w:rsidR="00DD555B" w:rsidRPr="0078702D">
              <w:rPr>
                <w:rStyle w:val="Hyperlink"/>
                <w:noProof/>
              </w:rPr>
              <w:t>Session two:</w:t>
            </w:r>
            <w:r w:rsidR="00DD555B">
              <w:rPr>
                <w:noProof/>
                <w:webHidden/>
              </w:rPr>
              <w:tab/>
            </w:r>
            <w:r w:rsidR="00DD555B">
              <w:rPr>
                <w:noProof/>
                <w:webHidden/>
              </w:rPr>
              <w:fldChar w:fldCharType="begin"/>
            </w:r>
            <w:r w:rsidR="00DD555B">
              <w:rPr>
                <w:noProof/>
                <w:webHidden/>
              </w:rPr>
              <w:instrText xml:space="preserve"> PAGEREF _Toc166617239 \h </w:instrText>
            </w:r>
            <w:r w:rsidR="00DD555B">
              <w:rPr>
                <w:noProof/>
                <w:webHidden/>
              </w:rPr>
            </w:r>
            <w:r w:rsidR="00DD555B">
              <w:rPr>
                <w:noProof/>
                <w:webHidden/>
              </w:rPr>
              <w:fldChar w:fldCharType="separate"/>
            </w:r>
            <w:r w:rsidR="00DD555B">
              <w:rPr>
                <w:noProof/>
                <w:webHidden/>
              </w:rPr>
              <w:t>12</w:t>
            </w:r>
            <w:r w:rsidR="00DD555B">
              <w:rPr>
                <w:noProof/>
                <w:webHidden/>
              </w:rPr>
              <w:fldChar w:fldCharType="end"/>
            </w:r>
          </w:hyperlink>
        </w:p>
        <w:p w14:paraId="1B540884" w14:textId="77777777" w:rsidR="00DD555B" w:rsidRDefault="00BC2C98">
          <w:pPr>
            <w:pStyle w:val="TOC2"/>
            <w:tabs>
              <w:tab w:val="left" w:pos="660"/>
              <w:tab w:val="right" w:leader="dot" w:pos="10456"/>
            </w:tabs>
            <w:rPr>
              <w:noProof/>
              <w:lang w:val="en-US" w:eastAsia="en-US"/>
            </w:rPr>
          </w:pPr>
          <w:hyperlink w:anchor="_Toc166617240" w:history="1">
            <w:r w:rsidR="00DD555B" w:rsidRPr="0078702D">
              <w:rPr>
                <w:rStyle w:val="Hyperlink"/>
                <w:rFonts w:ascii="Symbol" w:eastAsia="Times New Roman" w:hAnsi="Symbol" w:cs="Times New Roman"/>
                <w:noProof/>
              </w:rPr>
              <w:t>·</w:t>
            </w:r>
            <w:r w:rsidR="00DD555B">
              <w:rPr>
                <w:noProof/>
                <w:lang w:val="en-US" w:eastAsia="en-US"/>
              </w:rPr>
              <w:tab/>
            </w:r>
            <w:r w:rsidR="00DD555B" w:rsidRPr="0078702D">
              <w:rPr>
                <w:rStyle w:val="Hyperlink"/>
                <w:noProof/>
              </w:rPr>
              <w:t>Session Three:</w:t>
            </w:r>
            <w:r w:rsidR="00DD555B">
              <w:rPr>
                <w:noProof/>
                <w:webHidden/>
              </w:rPr>
              <w:tab/>
            </w:r>
            <w:r w:rsidR="00DD555B">
              <w:rPr>
                <w:noProof/>
                <w:webHidden/>
              </w:rPr>
              <w:fldChar w:fldCharType="begin"/>
            </w:r>
            <w:r w:rsidR="00DD555B">
              <w:rPr>
                <w:noProof/>
                <w:webHidden/>
              </w:rPr>
              <w:instrText xml:space="preserve"> PAGEREF _Toc166617240 \h </w:instrText>
            </w:r>
            <w:r w:rsidR="00DD555B">
              <w:rPr>
                <w:noProof/>
                <w:webHidden/>
              </w:rPr>
            </w:r>
            <w:r w:rsidR="00DD555B">
              <w:rPr>
                <w:noProof/>
                <w:webHidden/>
              </w:rPr>
              <w:fldChar w:fldCharType="separate"/>
            </w:r>
            <w:r w:rsidR="00DD555B">
              <w:rPr>
                <w:noProof/>
                <w:webHidden/>
              </w:rPr>
              <w:t>12</w:t>
            </w:r>
            <w:r w:rsidR="00DD555B">
              <w:rPr>
                <w:noProof/>
                <w:webHidden/>
              </w:rPr>
              <w:fldChar w:fldCharType="end"/>
            </w:r>
          </w:hyperlink>
        </w:p>
        <w:p w14:paraId="01D76A8D" w14:textId="77777777" w:rsidR="00DD555B" w:rsidRDefault="00BC2C98">
          <w:pPr>
            <w:pStyle w:val="TOC2"/>
            <w:tabs>
              <w:tab w:val="left" w:pos="660"/>
              <w:tab w:val="right" w:leader="dot" w:pos="10456"/>
            </w:tabs>
            <w:rPr>
              <w:noProof/>
              <w:lang w:val="en-US" w:eastAsia="en-US"/>
            </w:rPr>
          </w:pPr>
          <w:hyperlink w:anchor="_Toc166617241" w:history="1">
            <w:r w:rsidR="00DD555B" w:rsidRPr="0078702D">
              <w:rPr>
                <w:rStyle w:val="Hyperlink"/>
                <w:rFonts w:ascii="Symbol" w:eastAsia="Times New Roman" w:hAnsi="Symbol" w:cs="Times New Roman"/>
                <w:noProof/>
              </w:rPr>
              <w:t>·</w:t>
            </w:r>
            <w:r w:rsidR="00DD555B">
              <w:rPr>
                <w:noProof/>
                <w:lang w:val="en-US" w:eastAsia="en-US"/>
              </w:rPr>
              <w:tab/>
            </w:r>
            <w:r w:rsidR="00DD555B" w:rsidRPr="0078702D">
              <w:rPr>
                <w:rStyle w:val="Hyperlink"/>
                <w:noProof/>
              </w:rPr>
              <w:t>Session four:</w:t>
            </w:r>
            <w:r w:rsidR="00DD555B">
              <w:rPr>
                <w:noProof/>
                <w:webHidden/>
              </w:rPr>
              <w:tab/>
            </w:r>
            <w:r w:rsidR="00DD555B">
              <w:rPr>
                <w:noProof/>
                <w:webHidden/>
              </w:rPr>
              <w:fldChar w:fldCharType="begin"/>
            </w:r>
            <w:r w:rsidR="00DD555B">
              <w:rPr>
                <w:noProof/>
                <w:webHidden/>
              </w:rPr>
              <w:instrText xml:space="preserve"> PAGEREF _Toc166617241 \h </w:instrText>
            </w:r>
            <w:r w:rsidR="00DD555B">
              <w:rPr>
                <w:noProof/>
                <w:webHidden/>
              </w:rPr>
            </w:r>
            <w:r w:rsidR="00DD555B">
              <w:rPr>
                <w:noProof/>
                <w:webHidden/>
              </w:rPr>
              <w:fldChar w:fldCharType="separate"/>
            </w:r>
            <w:r w:rsidR="00DD555B">
              <w:rPr>
                <w:noProof/>
                <w:webHidden/>
              </w:rPr>
              <w:t>12</w:t>
            </w:r>
            <w:r w:rsidR="00DD555B">
              <w:rPr>
                <w:noProof/>
                <w:webHidden/>
              </w:rPr>
              <w:fldChar w:fldCharType="end"/>
            </w:r>
          </w:hyperlink>
        </w:p>
        <w:p w14:paraId="401F5859" w14:textId="77777777" w:rsidR="00DD555B" w:rsidRDefault="00BC2C98">
          <w:pPr>
            <w:pStyle w:val="TOC1"/>
            <w:tabs>
              <w:tab w:val="right" w:leader="dot" w:pos="10456"/>
            </w:tabs>
            <w:rPr>
              <w:b w:val="0"/>
              <w:bCs w:val="0"/>
              <w:noProof/>
              <w:sz w:val="22"/>
              <w:szCs w:val="22"/>
              <w:lang w:val="en-US" w:eastAsia="en-US"/>
            </w:rPr>
          </w:pPr>
          <w:hyperlink w:anchor="_Toc166617242" w:history="1">
            <w:r w:rsidR="00DD555B" w:rsidRPr="0078702D">
              <w:rPr>
                <w:rStyle w:val="Hyperlink"/>
                <w:noProof/>
              </w:rPr>
              <w:t>Communication Matrix</w:t>
            </w:r>
            <w:r w:rsidR="00DD555B">
              <w:rPr>
                <w:noProof/>
                <w:webHidden/>
              </w:rPr>
              <w:tab/>
            </w:r>
            <w:r w:rsidR="00DD555B">
              <w:rPr>
                <w:noProof/>
                <w:webHidden/>
              </w:rPr>
              <w:fldChar w:fldCharType="begin"/>
            </w:r>
            <w:r w:rsidR="00DD555B">
              <w:rPr>
                <w:noProof/>
                <w:webHidden/>
              </w:rPr>
              <w:instrText xml:space="preserve"> PAGEREF _Toc166617242 \h </w:instrText>
            </w:r>
            <w:r w:rsidR="00DD555B">
              <w:rPr>
                <w:noProof/>
                <w:webHidden/>
              </w:rPr>
            </w:r>
            <w:r w:rsidR="00DD555B">
              <w:rPr>
                <w:noProof/>
                <w:webHidden/>
              </w:rPr>
              <w:fldChar w:fldCharType="separate"/>
            </w:r>
            <w:r w:rsidR="00DD555B">
              <w:rPr>
                <w:noProof/>
                <w:webHidden/>
              </w:rPr>
              <w:t>12</w:t>
            </w:r>
            <w:r w:rsidR="00DD555B">
              <w:rPr>
                <w:noProof/>
                <w:webHidden/>
              </w:rPr>
              <w:fldChar w:fldCharType="end"/>
            </w:r>
          </w:hyperlink>
        </w:p>
        <w:p w14:paraId="0D8D1FDC" w14:textId="77777777" w:rsidR="00DD555B" w:rsidRDefault="00BC2C98">
          <w:pPr>
            <w:pStyle w:val="TOC1"/>
            <w:tabs>
              <w:tab w:val="right" w:leader="dot" w:pos="10456"/>
            </w:tabs>
            <w:rPr>
              <w:b w:val="0"/>
              <w:bCs w:val="0"/>
              <w:noProof/>
              <w:sz w:val="22"/>
              <w:szCs w:val="22"/>
              <w:lang w:val="en-US" w:eastAsia="en-US"/>
            </w:rPr>
          </w:pPr>
          <w:hyperlink w:anchor="_Toc166617243" w:history="1">
            <w:r w:rsidR="00DD555B" w:rsidRPr="0078702D">
              <w:rPr>
                <w:rStyle w:val="Hyperlink"/>
                <w:noProof/>
              </w:rPr>
              <w:t>Professional schedule</w:t>
            </w:r>
            <w:r w:rsidR="00DD555B">
              <w:rPr>
                <w:noProof/>
                <w:webHidden/>
              </w:rPr>
              <w:tab/>
            </w:r>
            <w:r w:rsidR="00DD555B">
              <w:rPr>
                <w:noProof/>
                <w:webHidden/>
              </w:rPr>
              <w:fldChar w:fldCharType="begin"/>
            </w:r>
            <w:r w:rsidR="00DD555B">
              <w:rPr>
                <w:noProof/>
                <w:webHidden/>
              </w:rPr>
              <w:instrText xml:space="preserve"> PAGEREF _Toc166617243 \h </w:instrText>
            </w:r>
            <w:r w:rsidR="00DD555B">
              <w:rPr>
                <w:noProof/>
                <w:webHidden/>
              </w:rPr>
            </w:r>
            <w:r w:rsidR="00DD555B">
              <w:rPr>
                <w:noProof/>
                <w:webHidden/>
              </w:rPr>
              <w:fldChar w:fldCharType="separate"/>
            </w:r>
            <w:r w:rsidR="00DD555B">
              <w:rPr>
                <w:noProof/>
                <w:webHidden/>
              </w:rPr>
              <w:t>16</w:t>
            </w:r>
            <w:r w:rsidR="00DD555B">
              <w:rPr>
                <w:noProof/>
                <w:webHidden/>
              </w:rPr>
              <w:fldChar w:fldCharType="end"/>
            </w:r>
          </w:hyperlink>
        </w:p>
        <w:p w14:paraId="7A0BF703" w14:textId="77777777" w:rsidR="00DD555B" w:rsidRDefault="00BC2C98">
          <w:pPr>
            <w:pStyle w:val="TOC1"/>
            <w:tabs>
              <w:tab w:val="right" w:leader="dot" w:pos="10456"/>
            </w:tabs>
            <w:rPr>
              <w:b w:val="0"/>
              <w:bCs w:val="0"/>
              <w:noProof/>
              <w:sz w:val="22"/>
              <w:szCs w:val="22"/>
              <w:lang w:val="en-US" w:eastAsia="en-US"/>
            </w:rPr>
          </w:pPr>
          <w:hyperlink w:anchor="_Toc166617244" w:history="1">
            <w:r w:rsidR="00DD555B" w:rsidRPr="0078702D">
              <w:rPr>
                <w:rStyle w:val="Hyperlink"/>
                <w:noProof/>
              </w:rPr>
              <w:t>Contingencies Table</w:t>
            </w:r>
            <w:r w:rsidR="00DD555B">
              <w:rPr>
                <w:noProof/>
                <w:webHidden/>
              </w:rPr>
              <w:tab/>
            </w:r>
            <w:r w:rsidR="00DD555B">
              <w:rPr>
                <w:noProof/>
                <w:webHidden/>
              </w:rPr>
              <w:fldChar w:fldCharType="begin"/>
            </w:r>
            <w:r w:rsidR="00DD555B">
              <w:rPr>
                <w:noProof/>
                <w:webHidden/>
              </w:rPr>
              <w:instrText xml:space="preserve"> PAGEREF _Toc166617244 \h </w:instrText>
            </w:r>
            <w:r w:rsidR="00DD555B">
              <w:rPr>
                <w:noProof/>
                <w:webHidden/>
              </w:rPr>
            </w:r>
            <w:r w:rsidR="00DD555B">
              <w:rPr>
                <w:noProof/>
                <w:webHidden/>
              </w:rPr>
              <w:fldChar w:fldCharType="separate"/>
            </w:r>
            <w:r w:rsidR="00DD555B">
              <w:rPr>
                <w:noProof/>
                <w:webHidden/>
              </w:rPr>
              <w:t>18</w:t>
            </w:r>
            <w:r w:rsidR="00DD555B">
              <w:rPr>
                <w:noProof/>
                <w:webHidden/>
              </w:rPr>
              <w:fldChar w:fldCharType="end"/>
            </w:r>
          </w:hyperlink>
        </w:p>
        <w:p w14:paraId="381021DB" w14:textId="77777777" w:rsidR="00DD555B" w:rsidRDefault="00BC2C98">
          <w:pPr>
            <w:pStyle w:val="TOC1"/>
            <w:tabs>
              <w:tab w:val="right" w:leader="dot" w:pos="10456"/>
            </w:tabs>
            <w:rPr>
              <w:b w:val="0"/>
              <w:bCs w:val="0"/>
              <w:noProof/>
              <w:sz w:val="22"/>
              <w:szCs w:val="22"/>
              <w:lang w:val="en-US" w:eastAsia="en-US"/>
            </w:rPr>
          </w:pPr>
          <w:hyperlink w:anchor="_Toc166617245" w:history="1">
            <w:r w:rsidR="00DD555B" w:rsidRPr="0078702D">
              <w:rPr>
                <w:rStyle w:val="Hyperlink"/>
                <w:noProof/>
              </w:rPr>
              <w:t>Budget Summary</w:t>
            </w:r>
            <w:r w:rsidR="00DD555B">
              <w:rPr>
                <w:noProof/>
                <w:webHidden/>
              </w:rPr>
              <w:tab/>
            </w:r>
            <w:r w:rsidR="00DD555B">
              <w:rPr>
                <w:noProof/>
                <w:webHidden/>
              </w:rPr>
              <w:fldChar w:fldCharType="begin"/>
            </w:r>
            <w:r w:rsidR="00DD555B">
              <w:rPr>
                <w:noProof/>
                <w:webHidden/>
              </w:rPr>
              <w:instrText xml:space="preserve"> PAGEREF _Toc166617245 \h </w:instrText>
            </w:r>
            <w:r w:rsidR="00DD555B">
              <w:rPr>
                <w:noProof/>
                <w:webHidden/>
              </w:rPr>
            </w:r>
            <w:r w:rsidR="00DD555B">
              <w:rPr>
                <w:noProof/>
                <w:webHidden/>
              </w:rPr>
              <w:fldChar w:fldCharType="separate"/>
            </w:r>
            <w:r w:rsidR="00DD555B">
              <w:rPr>
                <w:noProof/>
                <w:webHidden/>
              </w:rPr>
              <w:t>19</w:t>
            </w:r>
            <w:r w:rsidR="00DD555B">
              <w:rPr>
                <w:noProof/>
                <w:webHidden/>
              </w:rPr>
              <w:fldChar w:fldCharType="end"/>
            </w:r>
          </w:hyperlink>
        </w:p>
        <w:p w14:paraId="5DEF9A76" w14:textId="77777777" w:rsidR="00DD555B" w:rsidRDefault="00BC2C98">
          <w:pPr>
            <w:pStyle w:val="TOC1"/>
            <w:tabs>
              <w:tab w:val="right" w:leader="dot" w:pos="10456"/>
            </w:tabs>
            <w:rPr>
              <w:b w:val="0"/>
              <w:bCs w:val="0"/>
              <w:noProof/>
              <w:sz w:val="22"/>
              <w:szCs w:val="22"/>
              <w:lang w:val="en-US" w:eastAsia="en-US"/>
            </w:rPr>
          </w:pPr>
          <w:hyperlink w:anchor="_Toc166617246" w:history="1">
            <w:r w:rsidR="00DD555B" w:rsidRPr="0078702D">
              <w:rPr>
                <w:rStyle w:val="Hyperlink"/>
                <w:noProof/>
              </w:rPr>
              <w:t xml:space="preserve">Part </w:t>
            </w:r>
            <w:r w:rsidR="00DD555B" w:rsidRPr="0078702D">
              <w:rPr>
                <w:rStyle w:val="Hyperlink"/>
                <w:rFonts w:ascii="Times New Roman" w:hAnsi="Times New Roman" w:cs="Times New Roman"/>
                <w:noProof/>
              </w:rPr>
              <w:t>two II</w:t>
            </w:r>
            <w:r w:rsidR="00DD555B">
              <w:rPr>
                <w:noProof/>
                <w:webHidden/>
              </w:rPr>
              <w:tab/>
            </w:r>
            <w:r w:rsidR="00DD555B">
              <w:rPr>
                <w:noProof/>
                <w:webHidden/>
              </w:rPr>
              <w:fldChar w:fldCharType="begin"/>
            </w:r>
            <w:r w:rsidR="00DD555B">
              <w:rPr>
                <w:noProof/>
                <w:webHidden/>
              </w:rPr>
              <w:instrText xml:space="preserve"> PAGEREF _Toc166617246 \h </w:instrText>
            </w:r>
            <w:r w:rsidR="00DD555B">
              <w:rPr>
                <w:noProof/>
                <w:webHidden/>
              </w:rPr>
            </w:r>
            <w:r w:rsidR="00DD555B">
              <w:rPr>
                <w:noProof/>
                <w:webHidden/>
              </w:rPr>
              <w:fldChar w:fldCharType="separate"/>
            </w:r>
            <w:r w:rsidR="00DD555B">
              <w:rPr>
                <w:noProof/>
                <w:webHidden/>
              </w:rPr>
              <w:t>21</w:t>
            </w:r>
            <w:r w:rsidR="00DD555B">
              <w:rPr>
                <w:noProof/>
                <w:webHidden/>
              </w:rPr>
              <w:fldChar w:fldCharType="end"/>
            </w:r>
          </w:hyperlink>
        </w:p>
        <w:p w14:paraId="4C057AC8" w14:textId="77777777" w:rsidR="00DD555B" w:rsidRDefault="00BC2C98">
          <w:pPr>
            <w:pStyle w:val="TOC2"/>
            <w:tabs>
              <w:tab w:val="right" w:leader="dot" w:pos="10456"/>
            </w:tabs>
            <w:rPr>
              <w:noProof/>
              <w:lang w:val="en-US" w:eastAsia="en-US"/>
            </w:rPr>
          </w:pPr>
          <w:hyperlink w:anchor="_Toc166617247" w:history="1">
            <w:r w:rsidR="00DD555B" w:rsidRPr="0078702D">
              <w:rPr>
                <w:rStyle w:val="Hyperlink"/>
                <w:noProof/>
              </w:rPr>
              <w:t>INTROD</w:t>
            </w:r>
            <w:bookmarkStart w:id="0" w:name="_Hlt166617999"/>
            <w:r w:rsidR="00DD555B" w:rsidRPr="0078702D">
              <w:rPr>
                <w:rStyle w:val="Hyperlink"/>
                <w:noProof/>
              </w:rPr>
              <w:t>U</w:t>
            </w:r>
            <w:bookmarkEnd w:id="0"/>
            <w:r w:rsidR="00DD555B" w:rsidRPr="0078702D">
              <w:rPr>
                <w:rStyle w:val="Hyperlink"/>
                <w:noProof/>
              </w:rPr>
              <w:t>CTIONs</w:t>
            </w:r>
            <w:r w:rsidR="00DD555B">
              <w:rPr>
                <w:noProof/>
                <w:webHidden/>
              </w:rPr>
              <w:tab/>
            </w:r>
            <w:r w:rsidR="00DD555B">
              <w:rPr>
                <w:noProof/>
                <w:webHidden/>
              </w:rPr>
              <w:fldChar w:fldCharType="begin"/>
            </w:r>
            <w:r w:rsidR="00DD555B">
              <w:rPr>
                <w:noProof/>
                <w:webHidden/>
              </w:rPr>
              <w:instrText xml:space="preserve"> PAGEREF _Toc166617247 \h </w:instrText>
            </w:r>
            <w:r w:rsidR="00DD555B">
              <w:rPr>
                <w:noProof/>
                <w:webHidden/>
              </w:rPr>
            </w:r>
            <w:r w:rsidR="00DD555B">
              <w:rPr>
                <w:noProof/>
                <w:webHidden/>
              </w:rPr>
              <w:fldChar w:fldCharType="separate"/>
            </w:r>
            <w:r w:rsidR="00DD555B">
              <w:rPr>
                <w:noProof/>
                <w:webHidden/>
              </w:rPr>
              <w:t>21</w:t>
            </w:r>
            <w:r w:rsidR="00DD555B">
              <w:rPr>
                <w:noProof/>
                <w:webHidden/>
              </w:rPr>
              <w:fldChar w:fldCharType="end"/>
            </w:r>
          </w:hyperlink>
        </w:p>
        <w:p w14:paraId="0944234D" w14:textId="77777777" w:rsidR="00DD555B" w:rsidRDefault="00BC2C98">
          <w:pPr>
            <w:pStyle w:val="TOC1"/>
            <w:tabs>
              <w:tab w:val="right" w:leader="dot" w:pos="10456"/>
            </w:tabs>
            <w:rPr>
              <w:b w:val="0"/>
              <w:bCs w:val="0"/>
              <w:noProof/>
              <w:sz w:val="22"/>
              <w:szCs w:val="22"/>
              <w:lang w:val="en-US" w:eastAsia="en-US"/>
            </w:rPr>
          </w:pPr>
          <w:hyperlink w:anchor="_Toc166617248" w:history="1">
            <w:r w:rsidR="00DD555B" w:rsidRPr="0078702D">
              <w:rPr>
                <w:rStyle w:val="Hyperlink"/>
                <w:noProof/>
              </w:rPr>
              <w:t>Root Cause Analysis.</w:t>
            </w:r>
            <w:r w:rsidR="00DD555B">
              <w:rPr>
                <w:noProof/>
                <w:webHidden/>
              </w:rPr>
              <w:tab/>
            </w:r>
            <w:r w:rsidR="00DD555B">
              <w:rPr>
                <w:noProof/>
                <w:webHidden/>
              </w:rPr>
              <w:fldChar w:fldCharType="begin"/>
            </w:r>
            <w:r w:rsidR="00DD555B">
              <w:rPr>
                <w:noProof/>
                <w:webHidden/>
              </w:rPr>
              <w:instrText xml:space="preserve"> PAGEREF _Toc166617248 \h </w:instrText>
            </w:r>
            <w:r w:rsidR="00DD555B">
              <w:rPr>
                <w:noProof/>
                <w:webHidden/>
              </w:rPr>
            </w:r>
            <w:r w:rsidR="00DD555B">
              <w:rPr>
                <w:noProof/>
                <w:webHidden/>
              </w:rPr>
              <w:fldChar w:fldCharType="separate"/>
            </w:r>
            <w:r w:rsidR="00DD555B">
              <w:rPr>
                <w:noProof/>
                <w:webHidden/>
              </w:rPr>
              <w:t>22</w:t>
            </w:r>
            <w:r w:rsidR="00DD555B">
              <w:rPr>
                <w:noProof/>
                <w:webHidden/>
              </w:rPr>
              <w:fldChar w:fldCharType="end"/>
            </w:r>
          </w:hyperlink>
        </w:p>
        <w:p w14:paraId="160AEFE1" w14:textId="77777777" w:rsidR="00DD555B" w:rsidRDefault="00BC2C98">
          <w:pPr>
            <w:pStyle w:val="TOC1"/>
            <w:tabs>
              <w:tab w:val="right" w:leader="dot" w:pos="10456"/>
            </w:tabs>
            <w:rPr>
              <w:b w:val="0"/>
              <w:bCs w:val="0"/>
              <w:noProof/>
              <w:sz w:val="22"/>
              <w:szCs w:val="22"/>
              <w:lang w:val="en-US" w:eastAsia="en-US"/>
            </w:rPr>
          </w:pPr>
          <w:hyperlink w:anchor="_Toc166617249" w:history="1">
            <w:r w:rsidR="00DD555B" w:rsidRPr="0078702D">
              <w:rPr>
                <w:rStyle w:val="Hyperlink"/>
                <w:rFonts w:asciiTheme="majorBidi" w:hAnsiTheme="majorBidi"/>
                <w:noProof/>
              </w:rPr>
              <w:t>GROW model.</w:t>
            </w:r>
            <w:r w:rsidR="00DD555B">
              <w:rPr>
                <w:noProof/>
                <w:webHidden/>
              </w:rPr>
              <w:tab/>
            </w:r>
            <w:r w:rsidR="00DD555B">
              <w:rPr>
                <w:noProof/>
                <w:webHidden/>
              </w:rPr>
              <w:fldChar w:fldCharType="begin"/>
            </w:r>
            <w:r w:rsidR="00DD555B">
              <w:rPr>
                <w:noProof/>
                <w:webHidden/>
              </w:rPr>
              <w:instrText xml:space="preserve"> PAGEREF _Toc166617249 \h </w:instrText>
            </w:r>
            <w:r w:rsidR="00DD555B">
              <w:rPr>
                <w:noProof/>
                <w:webHidden/>
              </w:rPr>
            </w:r>
            <w:r w:rsidR="00DD555B">
              <w:rPr>
                <w:noProof/>
                <w:webHidden/>
              </w:rPr>
              <w:fldChar w:fldCharType="separate"/>
            </w:r>
            <w:r w:rsidR="00DD555B">
              <w:rPr>
                <w:noProof/>
                <w:webHidden/>
              </w:rPr>
              <w:t>23</w:t>
            </w:r>
            <w:r w:rsidR="00DD555B">
              <w:rPr>
                <w:noProof/>
                <w:webHidden/>
              </w:rPr>
              <w:fldChar w:fldCharType="end"/>
            </w:r>
          </w:hyperlink>
        </w:p>
        <w:p w14:paraId="3CA15957" w14:textId="77777777" w:rsidR="00DD555B" w:rsidRDefault="00BC2C98">
          <w:pPr>
            <w:pStyle w:val="TOC2"/>
            <w:tabs>
              <w:tab w:val="right" w:leader="dot" w:pos="10456"/>
            </w:tabs>
            <w:rPr>
              <w:noProof/>
              <w:lang w:val="en-US" w:eastAsia="en-US"/>
            </w:rPr>
          </w:pPr>
          <w:hyperlink w:anchor="_Toc166617250" w:history="1">
            <w:r w:rsidR="00DD555B" w:rsidRPr="0078702D">
              <w:rPr>
                <w:rStyle w:val="Hyperlink"/>
                <w:noProof/>
              </w:rPr>
              <w:t>GROW stands for goal, Reality, Options, and Way Forward (specify actions).</w:t>
            </w:r>
            <w:r w:rsidR="00DD555B">
              <w:rPr>
                <w:noProof/>
                <w:webHidden/>
              </w:rPr>
              <w:tab/>
            </w:r>
            <w:r w:rsidR="00DD555B">
              <w:rPr>
                <w:noProof/>
                <w:webHidden/>
              </w:rPr>
              <w:fldChar w:fldCharType="begin"/>
            </w:r>
            <w:r w:rsidR="00DD555B">
              <w:rPr>
                <w:noProof/>
                <w:webHidden/>
              </w:rPr>
              <w:instrText xml:space="preserve"> PAGEREF _Toc166617250 \h </w:instrText>
            </w:r>
            <w:r w:rsidR="00DD555B">
              <w:rPr>
                <w:noProof/>
                <w:webHidden/>
              </w:rPr>
            </w:r>
            <w:r w:rsidR="00DD555B">
              <w:rPr>
                <w:noProof/>
                <w:webHidden/>
              </w:rPr>
              <w:fldChar w:fldCharType="separate"/>
            </w:r>
            <w:r w:rsidR="00DD555B">
              <w:rPr>
                <w:noProof/>
                <w:webHidden/>
              </w:rPr>
              <w:t>23</w:t>
            </w:r>
            <w:r w:rsidR="00DD555B">
              <w:rPr>
                <w:noProof/>
                <w:webHidden/>
              </w:rPr>
              <w:fldChar w:fldCharType="end"/>
            </w:r>
          </w:hyperlink>
        </w:p>
        <w:p w14:paraId="14ED26D7" w14:textId="77777777" w:rsidR="00DD555B" w:rsidRDefault="00BC2C98">
          <w:pPr>
            <w:pStyle w:val="TOC1"/>
            <w:tabs>
              <w:tab w:val="right" w:leader="dot" w:pos="10456"/>
            </w:tabs>
            <w:rPr>
              <w:b w:val="0"/>
              <w:bCs w:val="0"/>
              <w:noProof/>
              <w:sz w:val="22"/>
              <w:szCs w:val="22"/>
              <w:lang w:val="en-US" w:eastAsia="en-US"/>
            </w:rPr>
          </w:pPr>
          <w:hyperlink w:anchor="_Toc166617251" w:history="1">
            <w:r w:rsidR="00DD555B" w:rsidRPr="0078702D">
              <w:rPr>
                <w:rStyle w:val="Hyperlink"/>
                <w:noProof/>
              </w:rPr>
              <w:t>OODA</w:t>
            </w:r>
            <w:r w:rsidR="00DD555B">
              <w:rPr>
                <w:noProof/>
                <w:webHidden/>
              </w:rPr>
              <w:tab/>
            </w:r>
            <w:r w:rsidR="00DD555B">
              <w:rPr>
                <w:noProof/>
                <w:webHidden/>
              </w:rPr>
              <w:fldChar w:fldCharType="begin"/>
            </w:r>
            <w:r w:rsidR="00DD555B">
              <w:rPr>
                <w:noProof/>
                <w:webHidden/>
              </w:rPr>
              <w:instrText xml:space="preserve"> PAGEREF _Toc166617251 \h </w:instrText>
            </w:r>
            <w:r w:rsidR="00DD555B">
              <w:rPr>
                <w:noProof/>
                <w:webHidden/>
              </w:rPr>
            </w:r>
            <w:r w:rsidR="00DD555B">
              <w:rPr>
                <w:noProof/>
                <w:webHidden/>
              </w:rPr>
              <w:fldChar w:fldCharType="separate"/>
            </w:r>
            <w:r w:rsidR="00DD555B">
              <w:rPr>
                <w:noProof/>
                <w:webHidden/>
              </w:rPr>
              <w:t>24</w:t>
            </w:r>
            <w:r w:rsidR="00DD555B">
              <w:rPr>
                <w:noProof/>
                <w:webHidden/>
              </w:rPr>
              <w:fldChar w:fldCharType="end"/>
            </w:r>
          </w:hyperlink>
        </w:p>
        <w:p w14:paraId="68F7BD7A" w14:textId="77777777" w:rsidR="00DD555B" w:rsidRDefault="00BC2C98">
          <w:pPr>
            <w:pStyle w:val="TOC2"/>
            <w:tabs>
              <w:tab w:val="right" w:leader="dot" w:pos="10456"/>
            </w:tabs>
            <w:rPr>
              <w:noProof/>
              <w:lang w:val="en-US" w:eastAsia="en-US"/>
            </w:rPr>
          </w:pPr>
          <w:hyperlink w:anchor="_Toc166617252" w:history="1">
            <w:r w:rsidR="00DD555B" w:rsidRPr="0078702D">
              <w:rPr>
                <w:rStyle w:val="Hyperlink"/>
                <w:noProof/>
              </w:rPr>
              <w:t>OODA stands for observe, orient, decide, and act.</w:t>
            </w:r>
            <w:r w:rsidR="00DD555B">
              <w:rPr>
                <w:noProof/>
                <w:webHidden/>
              </w:rPr>
              <w:tab/>
            </w:r>
            <w:r w:rsidR="00DD555B">
              <w:rPr>
                <w:noProof/>
                <w:webHidden/>
              </w:rPr>
              <w:fldChar w:fldCharType="begin"/>
            </w:r>
            <w:r w:rsidR="00DD555B">
              <w:rPr>
                <w:noProof/>
                <w:webHidden/>
              </w:rPr>
              <w:instrText xml:space="preserve"> PAGEREF _Toc166617252 \h </w:instrText>
            </w:r>
            <w:r w:rsidR="00DD555B">
              <w:rPr>
                <w:noProof/>
                <w:webHidden/>
              </w:rPr>
            </w:r>
            <w:r w:rsidR="00DD555B">
              <w:rPr>
                <w:noProof/>
                <w:webHidden/>
              </w:rPr>
              <w:fldChar w:fldCharType="separate"/>
            </w:r>
            <w:r w:rsidR="00DD555B">
              <w:rPr>
                <w:noProof/>
                <w:webHidden/>
              </w:rPr>
              <w:t>24</w:t>
            </w:r>
            <w:r w:rsidR="00DD555B">
              <w:rPr>
                <w:noProof/>
                <w:webHidden/>
              </w:rPr>
              <w:fldChar w:fldCharType="end"/>
            </w:r>
          </w:hyperlink>
        </w:p>
        <w:p w14:paraId="032CD414" w14:textId="77777777" w:rsidR="00DD555B" w:rsidRDefault="00BC2C98">
          <w:pPr>
            <w:pStyle w:val="TOC1"/>
            <w:tabs>
              <w:tab w:val="right" w:leader="dot" w:pos="10456"/>
            </w:tabs>
            <w:rPr>
              <w:b w:val="0"/>
              <w:bCs w:val="0"/>
              <w:noProof/>
              <w:sz w:val="22"/>
              <w:szCs w:val="22"/>
              <w:lang w:val="en-US" w:eastAsia="en-US"/>
            </w:rPr>
          </w:pPr>
          <w:hyperlink w:anchor="_Toc166617253" w:history="1">
            <w:r w:rsidR="00DD555B" w:rsidRPr="0078702D">
              <w:rPr>
                <w:rStyle w:val="Hyperlink"/>
                <w:noProof/>
              </w:rPr>
              <w:t>PCDA</w:t>
            </w:r>
            <w:r w:rsidR="00DD555B">
              <w:rPr>
                <w:noProof/>
                <w:webHidden/>
              </w:rPr>
              <w:tab/>
            </w:r>
            <w:r w:rsidR="00DD555B">
              <w:rPr>
                <w:noProof/>
                <w:webHidden/>
              </w:rPr>
              <w:fldChar w:fldCharType="begin"/>
            </w:r>
            <w:r w:rsidR="00DD555B">
              <w:rPr>
                <w:noProof/>
                <w:webHidden/>
              </w:rPr>
              <w:instrText xml:space="preserve"> PAGEREF _Toc166617253 \h </w:instrText>
            </w:r>
            <w:r w:rsidR="00DD555B">
              <w:rPr>
                <w:noProof/>
                <w:webHidden/>
              </w:rPr>
            </w:r>
            <w:r w:rsidR="00DD555B">
              <w:rPr>
                <w:noProof/>
                <w:webHidden/>
              </w:rPr>
              <w:fldChar w:fldCharType="separate"/>
            </w:r>
            <w:r w:rsidR="00DD555B">
              <w:rPr>
                <w:noProof/>
                <w:webHidden/>
              </w:rPr>
              <w:t>24</w:t>
            </w:r>
            <w:r w:rsidR="00DD555B">
              <w:rPr>
                <w:noProof/>
                <w:webHidden/>
              </w:rPr>
              <w:fldChar w:fldCharType="end"/>
            </w:r>
          </w:hyperlink>
        </w:p>
        <w:p w14:paraId="69D0C62D" w14:textId="77777777" w:rsidR="00DD555B" w:rsidRDefault="00BC2C98">
          <w:pPr>
            <w:pStyle w:val="TOC2"/>
            <w:tabs>
              <w:tab w:val="right" w:leader="dot" w:pos="10456"/>
            </w:tabs>
            <w:rPr>
              <w:noProof/>
              <w:lang w:val="en-US" w:eastAsia="en-US"/>
            </w:rPr>
          </w:pPr>
          <w:hyperlink w:anchor="_Toc166617254" w:history="1">
            <w:r w:rsidR="00DD555B" w:rsidRPr="0078702D">
              <w:rPr>
                <w:rStyle w:val="Hyperlink"/>
                <w:noProof/>
              </w:rPr>
              <w:t>PCDA stands for plan, do, check, act.</w:t>
            </w:r>
            <w:r w:rsidR="00DD555B">
              <w:rPr>
                <w:noProof/>
                <w:webHidden/>
              </w:rPr>
              <w:tab/>
            </w:r>
            <w:r w:rsidR="00DD555B">
              <w:rPr>
                <w:noProof/>
                <w:webHidden/>
              </w:rPr>
              <w:fldChar w:fldCharType="begin"/>
            </w:r>
            <w:r w:rsidR="00DD555B">
              <w:rPr>
                <w:noProof/>
                <w:webHidden/>
              </w:rPr>
              <w:instrText xml:space="preserve"> PAGEREF _Toc166617254 \h </w:instrText>
            </w:r>
            <w:r w:rsidR="00DD555B">
              <w:rPr>
                <w:noProof/>
                <w:webHidden/>
              </w:rPr>
            </w:r>
            <w:r w:rsidR="00DD555B">
              <w:rPr>
                <w:noProof/>
                <w:webHidden/>
              </w:rPr>
              <w:fldChar w:fldCharType="separate"/>
            </w:r>
            <w:r w:rsidR="00DD555B">
              <w:rPr>
                <w:noProof/>
                <w:webHidden/>
              </w:rPr>
              <w:t>24</w:t>
            </w:r>
            <w:r w:rsidR="00DD555B">
              <w:rPr>
                <w:noProof/>
                <w:webHidden/>
              </w:rPr>
              <w:fldChar w:fldCharType="end"/>
            </w:r>
          </w:hyperlink>
        </w:p>
        <w:p w14:paraId="094F8E0F" w14:textId="77777777" w:rsidR="00DD555B" w:rsidRDefault="00BC2C98">
          <w:pPr>
            <w:pStyle w:val="TOC1"/>
            <w:tabs>
              <w:tab w:val="right" w:leader="dot" w:pos="10456"/>
            </w:tabs>
            <w:rPr>
              <w:b w:val="0"/>
              <w:bCs w:val="0"/>
              <w:noProof/>
              <w:sz w:val="22"/>
              <w:szCs w:val="22"/>
              <w:lang w:val="en-US" w:eastAsia="en-US"/>
            </w:rPr>
          </w:pPr>
          <w:hyperlink w:anchor="_Toc166617255" w:history="1">
            <w:r w:rsidR="00DD555B" w:rsidRPr="0078702D">
              <w:rPr>
                <w:rStyle w:val="Hyperlink"/>
                <w:noProof/>
              </w:rPr>
              <w:t>Fishbone Diagram</w:t>
            </w:r>
            <w:r w:rsidR="00DD555B">
              <w:rPr>
                <w:noProof/>
                <w:webHidden/>
              </w:rPr>
              <w:tab/>
            </w:r>
            <w:r w:rsidR="00DD555B">
              <w:rPr>
                <w:noProof/>
                <w:webHidden/>
              </w:rPr>
              <w:fldChar w:fldCharType="begin"/>
            </w:r>
            <w:r w:rsidR="00DD555B">
              <w:rPr>
                <w:noProof/>
                <w:webHidden/>
              </w:rPr>
              <w:instrText xml:space="preserve"> PAGEREF _Toc166617255 \h </w:instrText>
            </w:r>
            <w:r w:rsidR="00DD555B">
              <w:rPr>
                <w:noProof/>
                <w:webHidden/>
              </w:rPr>
            </w:r>
            <w:r w:rsidR="00DD555B">
              <w:rPr>
                <w:noProof/>
                <w:webHidden/>
              </w:rPr>
              <w:fldChar w:fldCharType="separate"/>
            </w:r>
            <w:r w:rsidR="00DD555B">
              <w:rPr>
                <w:noProof/>
                <w:webHidden/>
              </w:rPr>
              <w:t>25</w:t>
            </w:r>
            <w:r w:rsidR="00DD555B">
              <w:rPr>
                <w:noProof/>
                <w:webHidden/>
              </w:rPr>
              <w:fldChar w:fldCharType="end"/>
            </w:r>
          </w:hyperlink>
        </w:p>
        <w:p w14:paraId="4C099A88" w14:textId="77777777" w:rsidR="00DD555B" w:rsidRDefault="00BC2C98">
          <w:pPr>
            <w:pStyle w:val="TOC1"/>
            <w:tabs>
              <w:tab w:val="right" w:leader="dot" w:pos="10456"/>
            </w:tabs>
            <w:rPr>
              <w:b w:val="0"/>
              <w:bCs w:val="0"/>
              <w:noProof/>
              <w:sz w:val="22"/>
              <w:szCs w:val="22"/>
              <w:lang w:val="en-US" w:eastAsia="en-US"/>
            </w:rPr>
          </w:pPr>
          <w:hyperlink w:anchor="_Toc166617256" w:history="1">
            <w:r w:rsidR="00DD555B" w:rsidRPr="0078702D">
              <w:rPr>
                <w:rStyle w:val="Hyperlink"/>
                <w:noProof/>
              </w:rPr>
              <w:t>The 5-way technique</w:t>
            </w:r>
            <w:r w:rsidR="00DD555B">
              <w:rPr>
                <w:noProof/>
                <w:webHidden/>
              </w:rPr>
              <w:tab/>
            </w:r>
            <w:r w:rsidR="00DD555B">
              <w:rPr>
                <w:noProof/>
                <w:webHidden/>
              </w:rPr>
              <w:fldChar w:fldCharType="begin"/>
            </w:r>
            <w:r w:rsidR="00DD555B">
              <w:rPr>
                <w:noProof/>
                <w:webHidden/>
              </w:rPr>
              <w:instrText xml:space="preserve"> PAGEREF _Toc166617256 \h </w:instrText>
            </w:r>
            <w:r w:rsidR="00DD555B">
              <w:rPr>
                <w:noProof/>
                <w:webHidden/>
              </w:rPr>
            </w:r>
            <w:r w:rsidR="00DD555B">
              <w:rPr>
                <w:noProof/>
                <w:webHidden/>
              </w:rPr>
              <w:fldChar w:fldCharType="separate"/>
            </w:r>
            <w:r w:rsidR="00DD555B">
              <w:rPr>
                <w:noProof/>
                <w:webHidden/>
              </w:rPr>
              <w:t>26</w:t>
            </w:r>
            <w:r w:rsidR="00DD555B">
              <w:rPr>
                <w:noProof/>
                <w:webHidden/>
              </w:rPr>
              <w:fldChar w:fldCharType="end"/>
            </w:r>
          </w:hyperlink>
        </w:p>
        <w:p w14:paraId="277A3F61" w14:textId="77777777" w:rsidR="00DD555B" w:rsidRDefault="00BC2C98">
          <w:pPr>
            <w:pStyle w:val="TOC1"/>
            <w:tabs>
              <w:tab w:val="right" w:leader="dot" w:pos="10456"/>
            </w:tabs>
            <w:rPr>
              <w:b w:val="0"/>
              <w:bCs w:val="0"/>
              <w:noProof/>
              <w:sz w:val="22"/>
              <w:szCs w:val="22"/>
              <w:lang w:val="en-US" w:eastAsia="en-US"/>
            </w:rPr>
          </w:pPr>
          <w:hyperlink w:anchor="_Toc166617257" w:history="1">
            <w:r w:rsidR="00DD555B" w:rsidRPr="0078702D">
              <w:rPr>
                <w:rStyle w:val="Hyperlink"/>
                <w:noProof/>
              </w:rPr>
              <w:t>Root Cause Analysis Application</w:t>
            </w:r>
            <w:r w:rsidR="00DD555B">
              <w:rPr>
                <w:noProof/>
                <w:webHidden/>
              </w:rPr>
              <w:tab/>
            </w:r>
            <w:r w:rsidR="00DD555B">
              <w:rPr>
                <w:noProof/>
                <w:webHidden/>
              </w:rPr>
              <w:fldChar w:fldCharType="begin"/>
            </w:r>
            <w:r w:rsidR="00DD555B">
              <w:rPr>
                <w:noProof/>
                <w:webHidden/>
              </w:rPr>
              <w:instrText xml:space="preserve"> PAGEREF _Toc166617257 \h </w:instrText>
            </w:r>
            <w:r w:rsidR="00DD555B">
              <w:rPr>
                <w:noProof/>
                <w:webHidden/>
              </w:rPr>
            </w:r>
            <w:r w:rsidR="00DD555B">
              <w:rPr>
                <w:noProof/>
                <w:webHidden/>
              </w:rPr>
              <w:fldChar w:fldCharType="separate"/>
            </w:r>
            <w:r w:rsidR="00DD555B">
              <w:rPr>
                <w:noProof/>
                <w:webHidden/>
              </w:rPr>
              <w:t>27</w:t>
            </w:r>
            <w:r w:rsidR="00DD555B">
              <w:rPr>
                <w:noProof/>
                <w:webHidden/>
              </w:rPr>
              <w:fldChar w:fldCharType="end"/>
            </w:r>
          </w:hyperlink>
        </w:p>
        <w:p w14:paraId="17DE3C44" w14:textId="77777777" w:rsidR="00DD555B" w:rsidRDefault="00BC2C98">
          <w:pPr>
            <w:pStyle w:val="TOC1"/>
            <w:tabs>
              <w:tab w:val="right" w:leader="dot" w:pos="10456"/>
            </w:tabs>
            <w:rPr>
              <w:b w:val="0"/>
              <w:bCs w:val="0"/>
              <w:noProof/>
              <w:sz w:val="22"/>
              <w:szCs w:val="22"/>
              <w:lang w:val="en-US" w:eastAsia="en-US"/>
            </w:rPr>
          </w:pPr>
          <w:hyperlink w:anchor="_Toc166617258" w:history="1">
            <w:r w:rsidR="00DD555B" w:rsidRPr="0078702D">
              <w:rPr>
                <w:rStyle w:val="Hyperlink"/>
                <w:noProof/>
              </w:rPr>
              <w:t>1-Define the problem</w:t>
            </w:r>
            <w:r w:rsidR="00DD555B">
              <w:rPr>
                <w:noProof/>
                <w:webHidden/>
              </w:rPr>
              <w:tab/>
            </w:r>
            <w:r w:rsidR="00DD555B">
              <w:rPr>
                <w:noProof/>
                <w:webHidden/>
              </w:rPr>
              <w:fldChar w:fldCharType="begin"/>
            </w:r>
            <w:r w:rsidR="00DD555B">
              <w:rPr>
                <w:noProof/>
                <w:webHidden/>
              </w:rPr>
              <w:instrText xml:space="preserve"> PAGEREF _Toc166617258 \h </w:instrText>
            </w:r>
            <w:r w:rsidR="00DD555B">
              <w:rPr>
                <w:noProof/>
                <w:webHidden/>
              </w:rPr>
            </w:r>
            <w:r w:rsidR="00DD555B">
              <w:rPr>
                <w:noProof/>
                <w:webHidden/>
              </w:rPr>
              <w:fldChar w:fldCharType="separate"/>
            </w:r>
            <w:r w:rsidR="00DD555B">
              <w:rPr>
                <w:noProof/>
                <w:webHidden/>
              </w:rPr>
              <w:t>27</w:t>
            </w:r>
            <w:r w:rsidR="00DD555B">
              <w:rPr>
                <w:noProof/>
                <w:webHidden/>
              </w:rPr>
              <w:fldChar w:fldCharType="end"/>
            </w:r>
          </w:hyperlink>
        </w:p>
        <w:p w14:paraId="43BAAFE1" w14:textId="77777777" w:rsidR="00DD555B" w:rsidRDefault="00BC2C98">
          <w:pPr>
            <w:pStyle w:val="TOC1"/>
            <w:tabs>
              <w:tab w:val="right" w:leader="dot" w:pos="10456"/>
            </w:tabs>
            <w:rPr>
              <w:b w:val="0"/>
              <w:bCs w:val="0"/>
              <w:noProof/>
              <w:sz w:val="22"/>
              <w:szCs w:val="22"/>
              <w:lang w:val="en-US" w:eastAsia="en-US"/>
            </w:rPr>
          </w:pPr>
          <w:hyperlink w:anchor="_Toc166617259" w:history="1">
            <w:r w:rsidR="00DD555B" w:rsidRPr="0078702D">
              <w:rPr>
                <w:rStyle w:val="Hyperlink"/>
                <w:noProof/>
              </w:rPr>
              <w:t>2- Collect data</w:t>
            </w:r>
            <w:r w:rsidR="00DD555B">
              <w:rPr>
                <w:noProof/>
                <w:webHidden/>
              </w:rPr>
              <w:tab/>
            </w:r>
            <w:r w:rsidR="00DD555B">
              <w:rPr>
                <w:noProof/>
                <w:webHidden/>
              </w:rPr>
              <w:fldChar w:fldCharType="begin"/>
            </w:r>
            <w:r w:rsidR="00DD555B">
              <w:rPr>
                <w:noProof/>
                <w:webHidden/>
              </w:rPr>
              <w:instrText xml:space="preserve"> PAGEREF _Toc166617259 \h </w:instrText>
            </w:r>
            <w:r w:rsidR="00DD555B">
              <w:rPr>
                <w:noProof/>
                <w:webHidden/>
              </w:rPr>
            </w:r>
            <w:r w:rsidR="00DD555B">
              <w:rPr>
                <w:noProof/>
                <w:webHidden/>
              </w:rPr>
              <w:fldChar w:fldCharType="separate"/>
            </w:r>
            <w:r w:rsidR="00DD555B">
              <w:rPr>
                <w:noProof/>
                <w:webHidden/>
              </w:rPr>
              <w:t>28</w:t>
            </w:r>
            <w:r w:rsidR="00DD555B">
              <w:rPr>
                <w:noProof/>
                <w:webHidden/>
              </w:rPr>
              <w:fldChar w:fldCharType="end"/>
            </w:r>
          </w:hyperlink>
        </w:p>
        <w:p w14:paraId="6BFA26E6" w14:textId="77777777" w:rsidR="00DD555B" w:rsidRDefault="00BC2C98">
          <w:pPr>
            <w:pStyle w:val="TOC1"/>
            <w:tabs>
              <w:tab w:val="right" w:leader="dot" w:pos="10456"/>
            </w:tabs>
            <w:rPr>
              <w:b w:val="0"/>
              <w:bCs w:val="0"/>
              <w:noProof/>
              <w:sz w:val="22"/>
              <w:szCs w:val="22"/>
              <w:lang w:val="en-US" w:eastAsia="en-US"/>
            </w:rPr>
          </w:pPr>
          <w:hyperlink w:anchor="_Toc166617260" w:history="1">
            <w:r w:rsidR="00DD555B" w:rsidRPr="0078702D">
              <w:rPr>
                <w:rStyle w:val="Hyperlink"/>
                <w:noProof/>
              </w:rPr>
              <w:t>3-Identify possible causes</w:t>
            </w:r>
            <w:r w:rsidR="00DD555B">
              <w:rPr>
                <w:noProof/>
                <w:webHidden/>
              </w:rPr>
              <w:tab/>
            </w:r>
            <w:r w:rsidR="00DD555B">
              <w:rPr>
                <w:noProof/>
                <w:webHidden/>
              </w:rPr>
              <w:fldChar w:fldCharType="begin"/>
            </w:r>
            <w:r w:rsidR="00DD555B">
              <w:rPr>
                <w:noProof/>
                <w:webHidden/>
              </w:rPr>
              <w:instrText xml:space="preserve"> PAGEREF _Toc166617260 \h </w:instrText>
            </w:r>
            <w:r w:rsidR="00DD555B">
              <w:rPr>
                <w:noProof/>
                <w:webHidden/>
              </w:rPr>
            </w:r>
            <w:r w:rsidR="00DD555B">
              <w:rPr>
                <w:noProof/>
                <w:webHidden/>
              </w:rPr>
              <w:fldChar w:fldCharType="separate"/>
            </w:r>
            <w:r w:rsidR="00DD555B">
              <w:rPr>
                <w:noProof/>
                <w:webHidden/>
              </w:rPr>
              <w:t>29</w:t>
            </w:r>
            <w:r w:rsidR="00DD555B">
              <w:rPr>
                <w:noProof/>
                <w:webHidden/>
              </w:rPr>
              <w:fldChar w:fldCharType="end"/>
            </w:r>
          </w:hyperlink>
        </w:p>
        <w:p w14:paraId="76B32F6D" w14:textId="77777777" w:rsidR="00DD555B" w:rsidRDefault="00BC2C98">
          <w:pPr>
            <w:pStyle w:val="TOC1"/>
            <w:tabs>
              <w:tab w:val="right" w:leader="dot" w:pos="10456"/>
            </w:tabs>
            <w:rPr>
              <w:b w:val="0"/>
              <w:bCs w:val="0"/>
              <w:noProof/>
              <w:sz w:val="22"/>
              <w:szCs w:val="22"/>
              <w:lang w:val="en-US" w:eastAsia="en-US"/>
            </w:rPr>
          </w:pPr>
          <w:hyperlink w:anchor="_Toc166617261" w:history="1">
            <w:r w:rsidR="00DD555B" w:rsidRPr="0078702D">
              <w:rPr>
                <w:rStyle w:val="Hyperlink"/>
                <w:noProof/>
              </w:rPr>
              <w:t>4-Identify the root cause</w:t>
            </w:r>
            <w:r w:rsidR="00DD555B">
              <w:rPr>
                <w:noProof/>
                <w:webHidden/>
              </w:rPr>
              <w:tab/>
            </w:r>
            <w:r w:rsidR="00DD555B">
              <w:rPr>
                <w:noProof/>
                <w:webHidden/>
              </w:rPr>
              <w:fldChar w:fldCharType="begin"/>
            </w:r>
            <w:r w:rsidR="00DD555B">
              <w:rPr>
                <w:noProof/>
                <w:webHidden/>
              </w:rPr>
              <w:instrText xml:space="preserve"> PAGEREF _Toc166617261 \h </w:instrText>
            </w:r>
            <w:r w:rsidR="00DD555B">
              <w:rPr>
                <w:noProof/>
                <w:webHidden/>
              </w:rPr>
            </w:r>
            <w:r w:rsidR="00DD555B">
              <w:rPr>
                <w:noProof/>
                <w:webHidden/>
              </w:rPr>
              <w:fldChar w:fldCharType="separate"/>
            </w:r>
            <w:r w:rsidR="00DD555B">
              <w:rPr>
                <w:noProof/>
                <w:webHidden/>
              </w:rPr>
              <w:t>30</w:t>
            </w:r>
            <w:r w:rsidR="00DD555B">
              <w:rPr>
                <w:noProof/>
                <w:webHidden/>
              </w:rPr>
              <w:fldChar w:fldCharType="end"/>
            </w:r>
          </w:hyperlink>
        </w:p>
        <w:p w14:paraId="532F5BC3" w14:textId="77777777" w:rsidR="00DD555B" w:rsidRDefault="00BC2C98">
          <w:pPr>
            <w:pStyle w:val="TOC1"/>
            <w:tabs>
              <w:tab w:val="right" w:leader="dot" w:pos="10456"/>
            </w:tabs>
            <w:rPr>
              <w:b w:val="0"/>
              <w:bCs w:val="0"/>
              <w:noProof/>
              <w:sz w:val="22"/>
              <w:szCs w:val="22"/>
              <w:lang w:val="en-US" w:eastAsia="en-US"/>
            </w:rPr>
          </w:pPr>
          <w:hyperlink w:anchor="_Toc166617262" w:history="1">
            <w:r w:rsidR="00DD555B" w:rsidRPr="0078702D">
              <w:rPr>
                <w:rStyle w:val="Hyperlink"/>
                <w:noProof/>
              </w:rPr>
              <w:t>Brain Storming before implanting the solutions</w:t>
            </w:r>
            <w:r w:rsidR="00DD555B">
              <w:rPr>
                <w:noProof/>
                <w:webHidden/>
              </w:rPr>
              <w:tab/>
            </w:r>
            <w:r w:rsidR="00DD555B">
              <w:rPr>
                <w:noProof/>
                <w:webHidden/>
              </w:rPr>
              <w:fldChar w:fldCharType="begin"/>
            </w:r>
            <w:r w:rsidR="00DD555B">
              <w:rPr>
                <w:noProof/>
                <w:webHidden/>
              </w:rPr>
              <w:instrText xml:space="preserve"> PAGEREF _Toc166617262 \h </w:instrText>
            </w:r>
            <w:r w:rsidR="00DD555B">
              <w:rPr>
                <w:noProof/>
                <w:webHidden/>
              </w:rPr>
            </w:r>
            <w:r w:rsidR="00DD555B">
              <w:rPr>
                <w:noProof/>
                <w:webHidden/>
              </w:rPr>
              <w:fldChar w:fldCharType="separate"/>
            </w:r>
            <w:r w:rsidR="00DD555B">
              <w:rPr>
                <w:noProof/>
                <w:webHidden/>
              </w:rPr>
              <w:t>30</w:t>
            </w:r>
            <w:r w:rsidR="00DD555B">
              <w:rPr>
                <w:noProof/>
                <w:webHidden/>
              </w:rPr>
              <w:fldChar w:fldCharType="end"/>
            </w:r>
          </w:hyperlink>
        </w:p>
        <w:p w14:paraId="5AE028B9" w14:textId="77777777" w:rsidR="00DD555B" w:rsidRDefault="00BC2C98">
          <w:pPr>
            <w:pStyle w:val="TOC1"/>
            <w:tabs>
              <w:tab w:val="right" w:leader="dot" w:pos="10456"/>
            </w:tabs>
            <w:rPr>
              <w:b w:val="0"/>
              <w:bCs w:val="0"/>
              <w:noProof/>
              <w:sz w:val="22"/>
              <w:szCs w:val="22"/>
              <w:lang w:val="en-US" w:eastAsia="en-US"/>
            </w:rPr>
          </w:pPr>
          <w:hyperlink w:anchor="_Toc166617263" w:history="1">
            <w:r w:rsidR="00DD555B" w:rsidRPr="0078702D">
              <w:rPr>
                <w:rStyle w:val="Hyperlink"/>
                <w:noProof/>
              </w:rPr>
              <w:t>5-Recommend and implement solutions</w:t>
            </w:r>
            <w:r w:rsidR="00DD555B">
              <w:rPr>
                <w:noProof/>
                <w:webHidden/>
              </w:rPr>
              <w:tab/>
            </w:r>
            <w:r w:rsidR="00DD555B">
              <w:rPr>
                <w:noProof/>
                <w:webHidden/>
              </w:rPr>
              <w:fldChar w:fldCharType="begin"/>
            </w:r>
            <w:r w:rsidR="00DD555B">
              <w:rPr>
                <w:noProof/>
                <w:webHidden/>
              </w:rPr>
              <w:instrText xml:space="preserve"> PAGEREF _Toc166617263 \h </w:instrText>
            </w:r>
            <w:r w:rsidR="00DD555B">
              <w:rPr>
                <w:noProof/>
                <w:webHidden/>
              </w:rPr>
            </w:r>
            <w:r w:rsidR="00DD555B">
              <w:rPr>
                <w:noProof/>
                <w:webHidden/>
              </w:rPr>
              <w:fldChar w:fldCharType="separate"/>
            </w:r>
            <w:r w:rsidR="00DD555B">
              <w:rPr>
                <w:noProof/>
                <w:webHidden/>
              </w:rPr>
              <w:t>31</w:t>
            </w:r>
            <w:r w:rsidR="00DD555B">
              <w:rPr>
                <w:noProof/>
                <w:webHidden/>
              </w:rPr>
              <w:fldChar w:fldCharType="end"/>
            </w:r>
          </w:hyperlink>
        </w:p>
        <w:p w14:paraId="648715B9" w14:textId="77777777" w:rsidR="00DD555B" w:rsidRDefault="00BC2C98">
          <w:pPr>
            <w:pStyle w:val="TOC1"/>
            <w:tabs>
              <w:tab w:val="right" w:leader="dot" w:pos="10456"/>
            </w:tabs>
            <w:rPr>
              <w:b w:val="0"/>
              <w:bCs w:val="0"/>
              <w:noProof/>
              <w:sz w:val="22"/>
              <w:szCs w:val="22"/>
              <w:lang w:val="en-US" w:eastAsia="en-US"/>
            </w:rPr>
          </w:pPr>
          <w:hyperlink w:anchor="_Toc166617264" w:history="1">
            <w:r w:rsidR="00DD555B" w:rsidRPr="0078702D">
              <w:rPr>
                <w:rStyle w:val="Hyperlink"/>
                <w:noProof/>
              </w:rPr>
              <w:t>Applied Methodologies</w:t>
            </w:r>
            <w:r w:rsidR="00DD555B">
              <w:rPr>
                <w:noProof/>
                <w:webHidden/>
              </w:rPr>
              <w:tab/>
            </w:r>
            <w:r w:rsidR="00DD555B">
              <w:rPr>
                <w:noProof/>
                <w:webHidden/>
              </w:rPr>
              <w:fldChar w:fldCharType="begin"/>
            </w:r>
            <w:r w:rsidR="00DD555B">
              <w:rPr>
                <w:noProof/>
                <w:webHidden/>
              </w:rPr>
              <w:instrText xml:space="preserve"> PAGEREF _Toc166617264 \h </w:instrText>
            </w:r>
            <w:r w:rsidR="00DD555B">
              <w:rPr>
                <w:noProof/>
                <w:webHidden/>
              </w:rPr>
            </w:r>
            <w:r w:rsidR="00DD555B">
              <w:rPr>
                <w:noProof/>
                <w:webHidden/>
              </w:rPr>
              <w:fldChar w:fldCharType="separate"/>
            </w:r>
            <w:r w:rsidR="00DD555B">
              <w:rPr>
                <w:noProof/>
                <w:webHidden/>
              </w:rPr>
              <w:t>32</w:t>
            </w:r>
            <w:r w:rsidR="00DD555B">
              <w:rPr>
                <w:noProof/>
                <w:webHidden/>
              </w:rPr>
              <w:fldChar w:fldCharType="end"/>
            </w:r>
          </w:hyperlink>
        </w:p>
        <w:p w14:paraId="2D595637" w14:textId="77777777" w:rsidR="00DD555B" w:rsidRDefault="00BC2C98">
          <w:pPr>
            <w:pStyle w:val="TOC1"/>
            <w:tabs>
              <w:tab w:val="right" w:leader="dot" w:pos="10456"/>
            </w:tabs>
            <w:rPr>
              <w:b w:val="0"/>
              <w:bCs w:val="0"/>
              <w:noProof/>
              <w:sz w:val="22"/>
              <w:szCs w:val="22"/>
              <w:lang w:val="en-US" w:eastAsia="en-US"/>
            </w:rPr>
          </w:pPr>
          <w:hyperlink w:anchor="_Toc166617265" w:history="1">
            <w:r w:rsidR="00DD555B" w:rsidRPr="0078702D">
              <w:rPr>
                <w:rStyle w:val="Hyperlink"/>
                <w:rFonts w:hAnsi="Symbol"/>
                <w:noProof/>
              </w:rPr>
              <w:t></w:t>
            </w:r>
            <w:r w:rsidR="00DD555B" w:rsidRPr="0078702D">
              <w:rPr>
                <w:rStyle w:val="Hyperlink"/>
                <w:rFonts w:ascii="Times New Roman" w:eastAsia="Times New Roman" w:hAnsi="Times New Roman" w:cs="Times New Roman"/>
                <w:noProof/>
              </w:rPr>
              <w:t xml:space="preserve"> Waterfall Methodology:</w:t>
            </w:r>
            <w:r w:rsidR="00DD555B">
              <w:rPr>
                <w:noProof/>
                <w:webHidden/>
              </w:rPr>
              <w:tab/>
            </w:r>
            <w:r w:rsidR="00DD555B">
              <w:rPr>
                <w:noProof/>
                <w:webHidden/>
              </w:rPr>
              <w:fldChar w:fldCharType="begin"/>
            </w:r>
            <w:r w:rsidR="00DD555B">
              <w:rPr>
                <w:noProof/>
                <w:webHidden/>
              </w:rPr>
              <w:instrText xml:space="preserve"> PAGEREF _Toc166617265 \h </w:instrText>
            </w:r>
            <w:r w:rsidR="00DD555B">
              <w:rPr>
                <w:noProof/>
                <w:webHidden/>
              </w:rPr>
            </w:r>
            <w:r w:rsidR="00DD555B">
              <w:rPr>
                <w:noProof/>
                <w:webHidden/>
              </w:rPr>
              <w:fldChar w:fldCharType="separate"/>
            </w:r>
            <w:r w:rsidR="00DD555B">
              <w:rPr>
                <w:noProof/>
                <w:webHidden/>
              </w:rPr>
              <w:t>32</w:t>
            </w:r>
            <w:r w:rsidR="00DD555B">
              <w:rPr>
                <w:noProof/>
                <w:webHidden/>
              </w:rPr>
              <w:fldChar w:fldCharType="end"/>
            </w:r>
          </w:hyperlink>
        </w:p>
        <w:p w14:paraId="574D470F" w14:textId="77777777" w:rsidR="00DD555B" w:rsidRDefault="00BC2C98">
          <w:pPr>
            <w:pStyle w:val="TOC1"/>
            <w:tabs>
              <w:tab w:val="right" w:leader="dot" w:pos="10456"/>
            </w:tabs>
            <w:rPr>
              <w:b w:val="0"/>
              <w:bCs w:val="0"/>
              <w:noProof/>
              <w:sz w:val="22"/>
              <w:szCs w:val="22"/>
              <w:lang w:val="en-US" w:eastAsia="en-US"/>
            </w:rPr>
          </w:pPr>
          <w:hyperlink w:anchor="_Toc166617266" w:history="1">
            <w:r w:rsidR="00DD555B" w:rsidRPr="0078702D">
              <w:rPr>
                <w:rStyle w:val="Hyperlink"/>
                <w:noProof/>
              </w:rPr>
              <w:t>• Scrum Methodology:</w:t>
            </w:r>
            <w:r w:rsidR="00DD555B">
              <w:rPr>
                <w:noProof/>
                <w:webHidden/>
              </w:rPr>
              <w:tab/>
            </w:r>
            <w:r w:rsidR="00DD555B">
              <w:rPr>
                <w:noProof/>
                <w:webHidden/>
              </w:rPr>
              <w:fldChar w:fldCharType="begin"/>
            </w:r>
            <w:r w:rsidR="00DD555B">
              <w:rPr>
                <w:noProof/>
                <w:webHidden/>
              </w:rPr>
              <w:instrText xml:space="preserve"> PAGEREF _Toc166617266 \h </w:instrText>
            </w:r>
            <w:r w:rsidR="00DD555B">
              <w:rPr>
                <w:noProof/>
                <w:webHidden/>
              </w:rPr>
            </w:r>
            <w:r w:rsidR="00DD555B">
              <w:rPr>
                <w:noProof/>
                <w:webHidden/>
              </w:rPr>
              <w:fldChar w:fldCharType="separate"/>
            </w:r>
            <w:r w:rsidR="00DD555B">
              <w:rPr>
                <w:noProof/>
                <w:webHidden/>
              </w:rPr>
              <w:t>33</w:t>
            </w:r>
            <w:r w:rsidR="00DD555B">
              <w:rPr>
                <w:noProof/>
                <w:webHidden/>
              </w:rPr>
              <w:fldChar w:fldCharType="end"/>
            </w:r>
          </w:hyperlink>
        </w:p>
        <w:p w14:paraId="4AABE470" w14:textId="77777777" w:rsidR="00DD555B" w:rsidRDefault="00BC2C98">
          <w:pPr>
            <w:pStyle w:val="TOC1"/>
            <w:tabs>
              <w:tab w:val="right" w:leader="dot" w:pos="10456"/>
            </w:tabs>
            <w:rPr>
              <w:b w:val="0"/>
              <w:bCs w:val="0"/>
              <w:noProof/>
              <w:sz w:val="22"/>
              <w:szCs w:val="22"/>
              <w:lang w:val="en-US" w:eastAsia="en-US"/>
            </w:rPr>
          </w:pPr>
          <w:hyperlink w:anchor="_Toc166617267" w:history="1">
            <w:r w:rsidR="00DD555B" w:rsidRPr="0078702D">
              <w:rPr>
                <w:rStyle w:val="Hyperlink"/>
                <w:noProof/>
              </w:rPr>
              <w:t>Agile Methodology:</w:t>
            </w:r>
            <w:r w:rsidR="00DD555B">
              <w:rPr>
                <w:noProof/>
                <w:webHidden/>
              </w:rPr>
              <w:tab/>
            </w:r>
            <w:r w:rsidR="00DD555B">
              <w:rPr>
                <w:noProof/>
                <w:webHidden/>
              </w:rPr>
              <w:fldChar w:fldCharType="begin"/>
            </w:r>
            <w:r w:rsidR="00DD555B">
              <w:rPr>
                <w:noProof/>
                <w:webHidden/>
              </w:rPr>
              <w:instrText xml:space="preserve"> PAGEREF _Toc166617267 \h </w:instrText>
            </w:r>
            <w:r w:rsidR="00DD555B">
              <w:rPr>
                <w:noProof/>
                <w:webHidden/>
              </w:rPr>
            </w:r>
            <w:r w:rsidR="00DD555B">
              <w:rPr>
                <w:noProof/>
                <w:webHidden/>
              </w:rPr>
              <w:fldChar w:fldCharType="separate"/>
            </w:r>
            <w:r w:rsidR="00DD555B">
              <w:rPr>
                <w:noProof/>
                <w:webHidden/>
              </w:rPr>
              <w:t>33</w:t>
            </w:r>
            <w:r w:rsidR="00DD555B">
              <w:rPr>
                <w:noProof/>
                <w:webHidden/>
              </w:rPr>
              <w:fldChar w:fldCharType="end"/>
            </w:r>
          </w:hyperlink>
        </w:p>
        <w:p w14:paraId="3F677C4C" w14:textId="77777777" w:rsidR="00DD555B" w:rsidRDefault="00BC2C98">
          <w:pPr>
            <w:pStyle w:val="TOC2"/>
            <w:tabs>
              <w:tab w:val="right" w:leader="dot" w:pos="10456"/>
            </w:tabs>
            <w:rPr>
              <w:noProof/>
              <w:lang w:val="en-US" w:eastAsia="en-US"/>
            </w:rPr>
          </w:pPr>
          <w:hyperlink w:anchor="_Toc166617268" w:history="1">
            <w:r w:rsidR="00DD555B" w:rsidRPr="0078702D">
              <w:rPr>
                <w:rStyle w:val="Hyperlink"/>
                <w:rFonts w:asciiTheme="majorBidi" w:hAnsiTheme="majorBidi"/>
                <w:noProof/>
              </w:rPr>
              <w:t>Identify the Purpose:</w:t>
            </w:r>
            <w:r w:rsidR="00DD555B">
              <w:rPr>
                <w:noProof/>
                <w:webHidden/>
              </w:rPr>
              <w:tab/>
            </w:r>
            <w:r w:rsidR="00DD555B">
              <w:rPr>
                <w:noProof/>
                <w:webHidden/>
              </w:rPr>
              <w:fldChar w:fldCharType="begin"/>
            </w:r>
            <w:r w:rsidR="00DD555B">
              <w:rPr>
                <w:noProof/>
                <w:webHidden/>
              </w:rPr>
              <w:instrText xml:space="preserve"> PAGEREF _Toc166617268 \h </w:instrText>
            </w:r>
            <w:r w:rsidR="00DD555B">
              <w:rPr>
                <w:noProof/>
                <w:webHidden/>
              </w:rPr>
            </w:r>
            <w:r w:rsidR="00DD555B">
              <w:rPr>
                <w:noProof/>
                <w:webHidden/>
              </w:rPr>
              <w:fldChar w:fldCharType="separate"/>
            </w:r>
            <w:r w:rsidR="00DD555B">
              <w:rPr>
                <w:noProof/>
                <w:webHidden/>
              </w:rPr>
              <w:t>34</w:t>
            </w:r>
            <w:r w:rsidR="00DD555B">
              <w:rPr>
                <w:noProof/>
                <w:webHidden/>
              </w:rPr>
              <w:fldChar w:fldCharType="end"/>
            </w:r>
          </w:hyperlink>
        </w:p>
        <w:p w14:paraId="001840C3" w14:textId="77777777" w:rsidR="00DD555B" w:rsidRDefault="00BC2C98">
          <w:pPr>
            <w:pStyle w:val="TOC2"/>
            <w:tabs>
              <w:tab w:val="right" w:leader="dot" w:pos="10456"/>
            </w:tabs>
            <w:rPr>
              <w:noProof/>
              <w:lang w:val="en-US" w:eastAsia="en-US"/>
            </w:rPr>
          </w:pPr>
          <w:hyperlink w:anchor="_Toc166617269" w:history="1">
            <w:r w:rsidR="00DD555B" w:rsidRPr="0078702D">
              <w:rPr>
                <w:rStyle w:val="Hyperlink"/>
                <w:noProof/>
              </w:rPr>
              <w:t>Plan:</w:t>
            </w:r>
            <w:r w:rsidR="00DD555B">
              <w:rPr>
                <w:noProof/>
                <w:webHidden/>
              </w:rPr>
              <w:tab/>
            </w:r>
            <w:r w:rsidR="00DD555B">
              <w:rPr>
                <w:noProof/>
                <w:webHidden/>
              </w:rPr>
              <w:fldChar w:fldCharType="begin"/>
            </w:r>
            <w:r w:rsidR="00DD555B">
              <w:rPr>
                <w:noProof/>
                <w:webHidden/>
              </w:rPr>
              <w:instrText xml:space="preserve"> PAGEREF _Toc166617269 \h </w:instrText>
            </w:r>
            <w:r w:rsidR="00DD555B">
              <w:rPr>
                <w:noProof/>
                <w:webHidden/>
              </w:rPr>
            </w:r>
            <w:r w:rsidR="00DD555B">
              <w:rPr>
                <w:noProof/>
                <w:webHidden/>
              </w:rPr>
              <w:fldChar w:fldCharType="separate"/>
            </w:r>
            <w:r w:rsidR="00DD555B">
              <w:rPr>
                <w:noProof/>
                <w:webHidden/>
              </w:rPr>
              <w:t>34</w:t>
            </w:r>
            <w:r w:rsidR="00DD555B">
              <w:rPr>
                <w:noProof/>
                <w:webHidden/>
              </w:rPr>
              <w:fldChar w:fldCharType="end"/>
            </w:r>
          </w:hyperlink>
        </w:p>
        <w:p w14:paraId="3D792174" w14:textId="77777777" w:rsidR="00DD555B" w:rsidRDefault="00BC2C98">
          <w:pPr>
            <w:pStyle w:val="TOC2"/>
            <w:tabs>
              <w:tab w:val="right" w:leader="dot" w:pos="10456"/>
            </w:tabs>
            <w:rPr>
              <w:noProof/>
              <w:lang w:val="en-US" w:eastAsia="en-US"/>
            </w:rPr>
          </w:pPr>
          <w:hyperlink w:anchor="_Toc166617270" w:history="1">
            <w:r w:rsidR="00DD555B" w:rsidRPr="0078702D">
              <w:rPr>
                <w:rStyle w:val="Hyperlink"/>
                <w:noProof/>
              </w:rPr>
              <w:t>Develop:</w:t>
            </w:r>
            <w:r w:rsidR="00DD555B">
              <w:rPr>
                <w:noProof/>
                <w:webHidden/>
              </w:rPr>
              <w:tab/>
            </w:r>
            <w:r w:rsidR="00DD555B">
              <w:rPr>
                <w:noProof/>
                <w:webHidden/>
              </w:rPr>
              <w:fldChar w:fldCharType="begin"/>
            </w:r>
            <w:r w:rsidR="00DD555B">
              <w:rPr>
                <w:noProof/>
                <w:webHidden/>
              </w:rPr>
              <w:instrText xml:space="preserve"> PAGEREF _Toc166617270 \h </w:instrText>
            </w:r>
            <w:r w:rsidR="00DD555B">
              <w:rPr>
                <w:noProof/>
                <w:webHidden/>
              </w:rPr>
            </w:r>
            <w:r w:rsidR="00DD555B">
              <w:rPr>
                <w:noProof/>
                <w:webHidden/>
              </w:rPr>
              <w:fldChar w:fldCharType="separate"/>
            </w:r>
            <w:r w:rsidR="00DD555B">
              <w:rPr>
                <w:noProof/>
                <w:webHidden/>
              </w:rPr>
              <w:t>34</w:t>
            </w:r>
            <w:r w:rsidR="00DD555B">
              <w:rPr>
                <w:noProof/>
                <w:webHidden/>
              </w:rPr>
              <w:fldChar w:fldCharType="end"/>
            </w:r>
          </w:hyperlink>
        </w:p>
        <w:p w14:paraId="6B0523D9" w14:textId="77777777" w:rsidR="00DD555B" w:rsidRDefault="00BC2C98">
          <w:pPr>
            <w:pStyle w:val="TOC2"/>
            <w:tabs>
              <w:tab w:val="right" w:leader="dot" w:pos="10456"/>
            </w:tabs>
            <w:rPr>
              <w:noProof/>
              <w:lang w:val="en-US" w:eastAsia="en-US"/>
            </w:rPr>
          </w:pPr>
          <w:hyperlink w:anchor="_Toc166617271" w:history="1">
            <w:r w:rsidR="00DD555B" w:rsidRPr="0078702D">
              <w:rPr>
                <w:rStyle w:val="Hyperlink"/>
                <w:noProof/>
              </w:rPr>
              <w:t>Test:</w:t>
            </w:r>
            <w:r w:rsidR="00DD555B">
              <w:rPr>
                <w:noProof/>
                <w:webHidden/>
              </w:rPr>
              <w:tab/>
            </w:r>
            <w:r w:rsidR="00DD555B">
              <w:rPr>
                <w:noProof/>
                <w:webHidden/>
              </w:rPr>
              <w:fldChar w:fldCharType="begin"/>
            </w:r>
            <w:r w:rsidR="00DD555B">
              <w:rPr>
                <w:noProof/>
                <w:webHidden/>
              </w:rPr>
              <w:instrText xml:space="preserve"> PAGEREF _Toc166617271 \h </w:instrText>
            </w:r>
            <w:r w:rsidR="00DD555B">
              <w:rPr>
                <w:noProof/>
                <w:webHidden/>
              </w:rPr>
            </w:r>
            <w:r w:rsidR="00DD555B">
              <w:rPr>
                <w:noProof/>
                <w:webHidden/>
              </w:rPr>
              <w:fldChar w:fldCharType="separate"/>
            </w:r>
            <w:r w:rsidR="00DD555B">
              <w:rPr>
                <w:noProof/>
                <w:webHidden/>
              </w:rPr>
              <w:t>34</w:t>
            </w:r>
            <w:r w:rsidR="00DD555B">
              <w:rPr>
                <w:noProof/>
                <w:webHidden/>
              </w:rPr>
              <w:fldChar w:fldCharType="end"/>
            </w:r>
          </w:hyperlink>
        </w:p>
        <w:p w14:paraId="3F3D38F6" w14:textId="77777777" w:rsidR="00DD555B" w:rsidRDefault="00BC2C98">
          <w:pPr>
            <w:pStyle w:val="TOC2"/>
            <w:tabs>
              <w:tab w:val="right" w:leader="dot" w:pos="10456"/>
            </w:tabs>
            <w:rPr>
              <w:noProof/>
              <w:lang w:val="en-US" w:eastAsia="en-US"/>
            </w:rPr>
          </w:pPr>
          <w:hyperlink w:anchor="_Toc166617272" w:history="1">
            <w:r w:rsidR="00DD555B" w:rsidRPr="0078702D">
              <w:rPr>
                <w:rStyle w:val="Hyperlink"/>
                <w:noProof/>
              </w:rPr>
              <w:t>Deploy:</w:t>
            </w:r>
            <w:r w:rsidR="00DD555B">
              <w:rPr>
                <w:noProof/>
                <w:webHidden/>
              </w:rPr>
              <w:tab/>
            </w:r>
            <w:r w:rsidR="00DD555B">
              <w:rPr>
                <w:noProof/>
                <w:webHidden/>
              </w:rPr>
              <w:fldChar w:fldCharType="begin"/>
            </w:r>
            <w:r w:rsidR="00DD555B">
              <w:rPr>
                <w:noProof/>
                <w:webHidden/>
              </w:rPr>
              <w:instrText xml:space="preserve"> PAGEREF _Toc166617272 \h </w:instrText>
            </w:r>
            <w:r w:rsidR="00DD555B">
              <w:rPr>
                <w:noProof/>
                <w:webHidden/>
              </w:rPr>
            </w:r>
            <w:r w:rsidR="00DD555B">
              <w:rPr>
                <w:noProof/>
                <w:webHidden/>
              </w:rPr>
              <w:fldChar w:fldCharType="separate"/>
            </w:r>
            <w:r w:rsidR="00DD555B">
              <w:rPr>
                <w:noProof/>
                <w:webHidden/>
              </w:rPr>
              <w:t>34</w:t>
            </w:r>
            <w:r w:rsidR="00DD555B">
              <w:rPr>
                <w:noProof/>
                <w:webHidden/>
              </w:rPr>
              <w:fldChar w:fldCharType="end"/>
            </w:r>
          </w:hyperlink>
        </w:p>
        <w:p w14:paraId="2ABF1C65" w14:textId="77777777" w:rsidR="00DD555B" w:rsidRDefault="00BC2C98">
          <w:pPr>
            <w:pStyle w:val="TOC2"/>
            <w:tabs>
              <w:tab w:val="right" w:leader="dot" w:pos="10456"/>
            </w:tabs>
            <w:rPr>
              <w:noProof/>
              <w:lang w:val="en-US" w:eastAsia="en-US"/>
            </w:rPr>
          </w:pPr>
          <w:hyperlink w:anchor="_Toc166617273" w:history="1">
            <w:r w:rsidR="00DD555B" w:rsidRPr="0078702D">
              <w:rPr>
                <w:rStyle w:val="Hyperlink"/>
                <w:noProof/>
              </w:rPr>
              <w:t>Execution:</w:t>
            </w:r>
            <w:r w:rsidR="00DD555B">
              <w:rPr>
                <w:noProof/>
                <w:webHidden/>
              </w:rPr>
              <w:tab/>
            </w:r>
            <w:r w:rsidR="00DD555B">
              <w:rPr>
                <w:noProof/>
                <w:webHidden/>
              </w:rPr>
              <w:fldChar w:fldCharType="begin"/>
            </w:r>
            <w:r w:rsidR="00DD555B">
              <w:rPr>
                <w:noProof/>
                <w:webHidden/>
              </w:rPr>
              <w:instrText xml:space="preserve"> PAGEREF _Toc166617273 \h </w:instrText>
            </w:r>
            <w:r w:rsidR="00DD555B">
              <w:rPr>
                <w:noProof/>
                <w:webHidden/>
              </w:rPr>
            </w:r>
            <w:r w:rsidR="00DD555B">
              <w:rPr>
                <w:noProof/>
                <w:webHidden/>
              </w:rPr>
              <w:fldChar w:fldCharType="separate"/>
            </w:r>
            <w:r w:rsidR="00DD555B">
              <w:rPr>
                <w:noProof/>
                <w:webHidden/>
              </w:rPr>
              <w:t>35</w:t>
            </w:r>
            <w:r w:rsidR="00DD555B">
              <w:rPr>
                <w:noProof/>
                <w:webHidden/>
              </w:rPr>
              <w:fldChar w:fldCharType="end"/>
            </w:r>
          </w:hyperlink>
        </w:p>
        <w:p w14:paraId="00B11F2B" w14:textId="77777777" w:rsidR="00DD555B" w:rsidRDefault="00BC2C98">
          <w:pPr>
            <w:pStyle w:val="TOC2"/>
            <w:tabs>
              <w:tab w:val="right" w:leader="dot" w:pos="10456"/>
            </w:tabs>
            <w:rPr>
              <w:noProof/>
              <w:lang w:val="en-US" w:eastAsia="en-US"/>
            </w:rPr>
          </w:pPr>
          <w:hyperlink w:anchor="_Toc166617274" w:history="1">
            <w:r w:rsidR="00DD555B" w:rsidRPr="0078702D">
              <w:rPr>
                <w:rStyle w:val="Hyperlink"/>
                <w:noProof/>
              </w:rPr>
              <w:t>Maintenance:</w:t>
            </w:r>
            <w:r w:rsidR="00DD555B">
              <w:rPr>
                <w:noProof/>
                <w:webHidden/>
              </w:rPr>
              <w:tab/>
            </w:r>
            <w:r w:rsidR="00DD555B">
              <w:rPr>
                <w:noProof/>
                <w:webHidden/>
              </w:rPr>
              <w:fldChar w:fldCharType="begin"/>
            </w:r>
            <w:r w:rsidR="00DD555B">
              <w:rPr>
                <w:noProof/>
                <w:webHidden/>
              </w:rPr>
              <w:instrText xml:space="preserve"> PAGEREF _Toc166617274 \h </w:instrText>
            </w:r>
            <w:r w:rsidR="00DD555B">
              <w:rPr>
                <w:noProof/>
                <w:webHidden/>
              </w:rPr>
            </w:r>
            <w:r w:rsidR="00DD555B">
              <w:rPr>
                <w:noProof/>
                <w:webHidden/>
              </w:rPr>
              <w:fldChar w:fldCharType="separate"/>
            </w:r>
            <w:r w:rsidR="00DD555B">
              <w:rPr>
                <w:noProof/>
                <w:webHidden/>
              </w:rPr>
              <w:t>35</w:t>
            </w:r>
            <w:r w:rsidR="00DD555B">
              <w:rPr>
                <w:noProof/>
                <w:webHidden/>
              </w:rPr>
              <w:fldChar w:fldCharType="end"/>
            </w:r>
          </w:hyperlink>
        </w:p>
        <w:p w14:paraId="26056B3F" w14:textId="77777777" w:rsidR="00DD555B" w:rsidRDefault="00BC2C98">
          <w:pPr>
            <w:pStyle w:val="TOC1"/>
            <w:tabs>
              <w:tab w:val="right" w:leader="dot" w:pos="10456"/>
            </w:tabs>
            <w:rPr>
              <w:b w:val="0"/>
              <w:bCs w:val="0"/>
              <w:noProof/>
              <w:sz w:val="22"/>
              <w:szCs w:val="22"/>
              <w:lang w:val="en-US" w:eastAsia="en-US"/>
            </w:rPr>
          </w:pPr>
          <w:hyperlink w:anchor="_Toc166617275" w:history="1">
            <w:r w:rsidR="00DD555B" w:rsidRPr="0078702D">
              <w:rPr>
                <w:rStyle w:val="Hyperlink"/>
                <w:noProof/>
              </w:rPr>
              <w:t>Reference fo</w:t>
            </w:r>
            <w:r w:rsidR="00DD555B" w:rsidRPr="0078702D">
              <w:rPr>
                <w:rStyle w:val="Hyperlink"/>
                <w:noProof/>
              </w:rPr>
              <w:t>r</w:t>
            </w:r>
            <w:r w:rsidR="00DD555B" w:rsidRPr="0078702D">
              <w:rPr>
                <w:rStyle w:val="Hyperlink"/>
                <w:noProof/>
              </w:rPr>
              <w:t xml:space="preserve"> part II</w:t>
            </w:r>
            <w:r w:rsidR="00DD555B">
              <w:rPr>
                <w:noProof/>
                <w:webHidden/>
              </w:rPr>
              <w:tab/>
            </w:r>
            <w:r w:rsidR="00DD555B">
              <w:rPr>
                <w:noProof/>
                <w:webHidden/>
              </w:rPr>
              <w:fldChar w:fldCharType="begin"/>
            </w:r>
            <w:r w:rsidR="00DD555B">
              <w:rPr>
                <w:noProof/>
                <w:webHidden/>
              </w:rPr>
              <w:instrText xml:space="preserve"> PAGEREF _Toc166617275 \h </w:instrText>
            </w:r>
            <w:r w:rsidR="00DD555B">
              <w:rPr>
                <w:noProof/>
                <w:webHidden/>
              </w:rPr>
            </w:r>
            <w:r w:rsidR="00DD555B">
              <w:rPr>
                <w:noProof/>
                <w:webHidden/>
              </w:rPr>
              <w:fldChar w:fldCharType="separate"/>
            </w:r>
            <w:r w:rsidR="00DD555B">
              <w:rPr>
                <w:noProof/>
                <w:webHidden/>
              </w:rPr>
              <w:t>35</w:t>
            </w:r>
            <w:r w:rsidR="00DD555B">
              <w:rPr>
                <w:noProof/>
                <w:webHidden/>
              </w:rPr>
              <w:fldChar w:fldCharType="end"/>
            </w:r>
          </w:hyperlink>
        </w:p>
        <w:p w14:paraId="1F2100E5" w14:textId="38F01353" w:rsidR="00DD555B" w:rsidRDefault="00DD555B">
          <w:r>
            <w:rPr>
              <w:b/>
              <w:bCs/>
              <w:noProof/>
            </w:rPr>
            <w:fldChar w:fldCharType="end"/>
          </w:r>
        </w:p>
      </w:sdtContent>
    </w:sdt>
    <w:p w14:paraId="57A23F49" w14:textId="13EEBFE2" w:rsidR="005419AB" w:rsidRPr="003203E1" w:rsidRDefault="005419AB" w:rsidP="003203E1"/>
    <w:p w14:paraId="60BCADBF" w14:textId="77777777" w:rsidR="00534F6E" w:rsidRDefault="00534F6E" w:rsidP="003203E1"/>
    <w:p w14:paraId="78D03500" w14:textId="77777777" w:rsidR="00534F6E" w:rsidRDefault="00534F6E" w:rsidP="003203E1"/>
    <w:p w14:paraId="789F2E1F" w14:textId="77777777" w:rsidR="00534F6E" w:rsidRDefault="00534F6E" w:rsidP="003203E1"/>
    <w:p w14:paraId="1B5B5187" w14:textId="77777777" w:rsidR="00534F6E" w:rsidRDefault="00534F6E" w:rsidP="003203E1"/>
    <w:p w14:paraId="3151C7CE" w14:textId="77777777" w:rsidR="00534F6E" w:rsidRDefault="00534F6E" w:rsidP="003203E1"/>
    <w:p w14:paraId="063FDAA4" w14:textId="77777777" w:rsidR="00534F6E" w:rsidRDefault="00534F6E" w:rsidP="003203E1"/>
    <w:p w14:paraId="312C8BC9" w14:textId="77777777" w:rsidR="00534F6E" w:rsidRDefault="00534F6E" w:rsidP="003203E1"/>
    <w:p w14:paraId="0E126605" w14:textId="77777777" w:rsidR="00534F6E" w:rsidRPr="003203E1" w:rsidRDefault="00534F6E" w:rsidP="003203E1"/>
    <w:p w14:paraId="25694620" w14:textId="77777777" w:rsidR="004B30DE" w:rsidRDefault="004B30DE" w:rsidP="005274F6">
      <w:pPr>
        <w:pStyle w:val="Default"/>
        <w:rPr>
          <w:b/>
          <w:bCs/>
        </w:rPr>
      </w:pPr>
    </w:p>
    <w:p w14:paraId="3AA032CD" w14:textId="77777777" w:rsidR="00B213F2" w:rsidRDefault="00B213F2">
      <w:pPr>
        <w:rPr>
          <w:rFonts w:ascii="Times New Roman" w:hAnsi="Times New Roman" w:cs="Times New Roman"/>
          <w:b/>
          <w:bCs/>
          <w:color w:val="943634" w:themeColor="accent2" w:themeShade="BF"/>
          <w:sz w:val="40"/>
          <w:szCs w:val="40"/>
        </w:rPr>
      </w:pPr>
    </w:p>
    <w:p w14:paraId="0C91F781" w14:textId="77777777" w:rsidR="00B213F2" w:rsidRDefault="00B213F2">
      <w:pPr>
        <w:rPr>
          <w:rFonts w:ascii="Times New Roman" w:hAnsi="Times New Roman" w:cs="Times New Roman"/>
          <w:b/>
          <w:bCs/>
          <w:color w:val="943634" w:themeColor="accent2" w:themeShade="BF"/>
          <w:sz w:val="40"/>
          <w:szCs w:val="40"/>
        </w:rPr>
      </w:pPr>
    </w:p>
    <w:p w14:paraId="2F96F58D" w14:textId="2EC9BE30" w:rsidR="00EE6067" w:rsidRDefault="00EE6067">
      <w:pPr>
        <w:rPr>
          <w:rFonts w:ascii="Times New Roman" w:hAnsi="Times New Roman" w:cs="Times New Roman"/>
          <w:b/>
          <w:bCs/>
          <w:color w:val="943634" w:themeColor="accent2" w:themeShade="BF"/>
          <w:sz w:val="40"/>
          <w:szCs w:val="40"/>
        </w:rPr>
      </w:pPr>
      <w:r w:rsidRPr="002479BF">
        <w:rPr>
          <w:rFonts w:ascii="Times New Roman" w:hAnsi="Times New Roman" w:cs="Times New Roman"/>
          <w:b/>
          <w:bCs/>
          <w:color w:val="943634" w:themeColor="accent2" w:themeShade="BF"/>
          <w:sz w:val="40"/>
          <w:szCs w:val="40"/>
        </w:rPr>
        <w:t>Part l</w:t>
      </w:r>
    </w:p>
    <w:p w14:paraId="310203BD" w14:textId="5217EBFA" w:rsidR="00E61D91" w:rsidRDefault="00E61D91">
      <w:pPr>
        <w:rPr>
          <w:rFonts w:ascii="Times New Roman" w:hAnsi="Times New Roman" w:cs="Times New Roman"/>
          <w:b/>
          <w:bCs/>
          <w:color w:val="943634" w:themeColor="accent2" w:themeShade="BF"/>
          <w:sz w:val="40"/>
          <w:szCs w:val="40"/>
        </w:rPr>
      </w:pPr>
      <w:r>
        <w:rPr>
          <w:rFonts w:ascii="Times New Roman" w:hAnsi="Times New Roman" w:cs="Times New Roman"/>
          <w:b/>
          <w:bCs/>
          <w:color w:val="943634" w:themeColor="accent2" w:themeShade="BF"/>
          <w:sz w:val="40"/>
          <w:szCs w:val="40"/>
        </w:rPr>
        <w:t>Who we are?</w:t>
      </w:r>
    </w:p>
    <w:p w14:paraId="441FAA37" w14:textId="43F7BD7B" w:rsidR="009872CB" w:rsidRDefault="009872CB" w:rsidP="009872CB">
      <w:pPr>
        <w:jc w:val="center"/>
        <w:rPr>
          <w:rFonts w:ascii="Times New Roman" w:hAnsi="Times New Roman" w:cs="Times New Roman"/>
          <w:b/>
          <w:bCs/>
          <w:color w:val="943634" w:themeColor="accent2" w:themeShade="BF"/>
          <w:sz w:val="40"/>
          <w:szCs w:val="40"/>
        </w:rPr>
      </w:pPr>
      <w:r>
        <w:rPr>
          <w:rFonts w:ascii="Times New Roman" w:hAnsi="Times New Roman" w:cs="Times New Roman"/>
          <w:b/>
          <w:bCs/>
          <w:color w:val="943634" w:themeColor="accent2" w:themeShade="BF"/>
          <w:sz w:val="40"/>
          <w:szCs w:val="40"/>
          <w:lang w:val="en-US" w:eastAsia="en-US"/>
        </w:rPr>
        <w:lastRenderedPageBreak/>
        <w:drawing>
          <wp:inline distT="0" distB="0" distL="0" distR="0" wp14:anchorId="122CFE90" wp14:editId="1144C94E">
            <wp:extent cx="6645910" cy="6645910"/>
            <wp:effectExtent l="0" t="0" r="2540" b="2540"/>
            <wp:docPr id="180475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55451" name="Picture 1804755451"/>
                    <pic:cNvPicPr/>
                  </pic:nvPicPr>
                  <pic:blipFill>
                    <a:blip r:embed="rId13">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p w14:paraId="6C64C058" w14:textId="11275F7D" w:rsidR="00BB54F9" w:rsidRPr="00BB54F9" w:rsidRDefault="00BB54F9" w:rsidP="009872CB">
      <w:pPr>
        <w:jc w:val="center"/>
        <w:rPr>
          <w:rFonts w:ascii="Times New Roman" w:hAnsi="Times New Roman" w:cs="Times New Roman"/>
          <w:b/>
          <w:bCs/>
          <w:color w:val="943634" w:themeColor="accent2" w:themeShade="BF"/>
        </w:rPr>
      </w:pPr>
      <w:r w:rsidRPr="00BB54F9">
        <w:rPr>
          <w:rFonts w:ascii="Times New Roman" w:hAnsi="Times New Roman" w:cs="Times New Roman"/>
          <w:b/>
          <w:bCs/>
          <w:color w:val="943634" w:themeColor="accent2" w:themeShade="BF"/>
        </w:rPr>
        <w:t>(1)</w:t>
      </w:r>
    </w:p>
    <w:p w14:paraId="4662B2BF" w14:textId="77777777" w:rsidR="00E61D91" w:rsidRPr="00AD3242" w:rsidRDefault="00E61D91" w:rsidP="00E61D91">
      <w:pPr>
        <w:pStyle w:val="NormalWeb"/>
      </w:pPr>
      <w:r w:rsidRPr="00AD3242">
        <w:t xml:space="preserve">Welcome to </w:t>
      </w:r>
      <w:bookmarkStart w:id="1" w:name="_Hlk165494294"/>
      <w:proofErr w:type="spellStart"/>
      <w:r w:rsidRPr="00AD3242">
        <w:t>Apix</w:t>
      </w:r>
      <w:proofErr w:type="spellEnd"/>
      <w:r w:rsidRPr="00AD3242">
        <w:t xml:space="preserve"> Event Planning</w:t>
      </w:r>
      <w:bookmarkEnd w:id="1"/>
      <w:r w:rsidRPr="00AD3242">
        <w:t>, where we create unforgettable experiences for your special moments. With a keen eye for detail and a love for creativity, we specialize in making events that reflect your style and personality. Whether it's a small gathering or a big celebration, we handle every part of your event with care.</w:t>
      </w:r>
    </w:p>
    <w:p w14:paraId="53702446" w14:textId="77777777" w:rsidR="00E61D91" w:rsidRPr="00AD3242" w:rsidRDefault="00E61D91" w:rsidP="00E61D91">
      <w:pPr>
        <w:pStyle w:val="NormalWeb"/>
      </w:pPr>
      <w:r w:rsidRPr="00AD3242">
        <w:t>Our team of experienced planners works closely with you to understand your vision and make it a reality. Whether you're planning a wedding, birthday party, or a corporate event, we're here to make your event memorable.</w:t>
      </w:r>
    </w:p>
    <w:p w14:paraId="102C77EF" w14:textId="77777777" w:rsidR="00E61D91" w:rsidRPr="00AD3242" w:rsidRDefault="00E61D91" w:rsidP="00E61D91">
      <w:pPr>
        <w:pStyle w:val="NormalWeb"/>
        <w:rPr>
          <w:lang w:val="en-US"/>
        </w:rPr>
      </w:pPr>
      <w:r w:rsidRPr="00AD3242">
        <w:lastRenderedPageBreak/>
        <w:t xml:space="preserve">At </w:t>
      </w:r>
      <w:proofErr w:type="spellStart"/>
      <w:r w:rsidRPr="00AD3242">
        <w:t>Apix</w:t>
      </w:r>
      <w:proofErr w:type="spellEnd"/>
      <w:r w:rsidRPr="00AD3242">
        <w:t xml:space="preserve"> Event Planning, we believe that every little thing matters. From choosing the perfect venue to coordinating with vendors, we take care of everything so you can relax and enjoy your event. Let's make your next event extraordinary. Contact us today to start planning!</w:t>
      </w:r>
    </w:p>
    <w:p w14:paraId="4C1BFF0A" w14:textId="485C6F1C" w:rsidR="00E61D91" w:rsidRDefault="00DC58C8" w:rsidP="00E61D91">
      <w:pPr>
        <w:pStyle w:val="NormalWeb"/>
        <w:rPr>
          <w:lang w:val="en-US"/>
        </w:rPr>
      </w:pPr>
      <w:hyperlink r:id="rId14" w:history="1">
        <w:r w:rsidR="00E61D91" w:rsidRPr="00872C36">
          <w:rPr>
            <w:rStyle w:val="Hyperlink"/>
          </w:rPr>
          <w:t>ApixEventPlanning</w:t>
        </w:r>
        <w:r w:rsidR="00E61D91" w:rsidRPr="00872C36">
          <w:rPr>
            <w:rStyle w:val="Hyperlink"/>
            <w:lang w:val="en-US"/>
          </w:rPr>
          <w:t>@contact.events.com</w:t>
        </w:r>
      </w:hyperlink>
      <w:r w:rsidR="00E61D91">
        <w:rPr>
          <w:lang w:val="en-US"/>
        </w:rPr>
        <w:t xml:space="preserve"> </w:t>
      </w:r>
    </w:p>
    <w:p w14:paraId="6EA83D3B" w14:textId="77777777" w:rsidR="00E61D91" w:rsidRPr="00E61D91" w:rsidRDefault="00E61D91">
      <w:pPr>
        <w:rPr>
          <w:rFonts w:ascii="Times New Roman" w:hAnsi="Times New Roman" w:cs="Times New Roman"/>
          <w:b/>
          <w:bCs/>
          <w:color w:val="943634" w:themeColor="accent2" w:themeShade="BF"/>
          <w:sz w:val="40"/>
          <w:szCs w:val="40"/>
          <w:rtl/>
          <w:lang w:val="en-US" w:bidi="ar-JO"/>
        </w:rPr>
      </w:pPr>
    </w:p>
    <w:p w14:paraId="4ECFD2D7" w14:textId="15D871FA" w:rsidR="00E61D91" w:rsidRDefault="002479BF" w:rsidP="006B3D63">
      <w:pPr>
        <w:pStyle w:val="Heading1"/>
      </w:pPr>
      <w:bookmarkStart w:id="2" w:name="_Introduction"/>
      <w:bookmarkStart w:id="3" w:name="_Toc166617217"/>
      <w:bookmarkEnd w:id="2"/>
      <w:r w:rsidRPr="00416667">
        <w:t>Introduction</w:t>
      </w:r>
      <w:bookmarkEnd w:id="3"/>
    </w:p>
    <w:p w14:paraId="2C14FD10" w14:textId="48227589" w:rsidR="00BB54F9" w:rsidRDefault="00BB54F9" w:rsidP="00E61D91">
      <w:pPr>
        <w:rPr>
          <w:rFonts w:ascii="Times New Roman" w:hAnsi="Times New Roman" w:cs="Times New Roman"/>
          <w:b/>
          <w:bCs/>
          <w:i/>
          <w:iCs/>
          <w:color w:val="0F243E" w:themeColor="text2" w:themeShade="80"/>
          <w:sz w:val="28"/>
          <w:szCs w:val="28"/>
        </w:rPr>
      </w:pPr>
      <w:r w:rsidRPr="00BB54F9">
        <w:rPr>
          <w:rFonts w:ascii="Times New Roman" w:hAnsi="Times New Roman" w:cs="Times New Roman"/>
          <w:b/>
          <w:bCs/>
          <w:i/>
          <w:iCs/>
          <w:color w:val="0F243E" w:themeColor="text2" w:themeShade="80"/>
          <w:sz w:val="28"/>
          <w:szCs w:val="28"/>
          <w:lang w:val="en-US" w:eastAsia="en-US"/>
        </w:rPr>
        <w:drawing>
          <wp:inline distT="0" distB="0" distL="0" distR="0" wp14:anchorId="6D03D678" wp14:editId="4064CA48">
            <wp:extent cx="6645910" cy="4313555"/>
            <wp:effectExtent l="0" t="0" r="2540" b="0"/>
            <wp:docPr id="118708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85863" name=""/>
                    <pic:cNvPicPr/>
                  </pic:nvPicPr>
                  <pic:blipFill>
                    <a:blip r:embed="rId15"/>
                    <a:stretch>
                      <a:fillRect/>
                    </a:stretch>
                  </pic:blipFill>
                  <pic:spPr>
                    <a:xfrm>
                      <a:off x="0" y="0"/>
                      <a:ext cx="6645910" cy="4313555"/>
                    </a:xfrm>
                    <a:prstGeom prst="rect">
                      <a:avLst/>
                    </a:prstGeom>
                  </pic:spPr>
                </pic:pic>
              </a:graphicData>
            </a:graphic>
          </wp:inline>
        </w:drawing>
      </w:r>
    </w:p>
    <w:p w14:paraId="4FCD6650" w14:textId="10950226" w:rsidR="00BB54F9" w:rsidRPr="00BB54F9" w:rsidRDefault="00BB54F9" w:rsidP="002C3E1A">
      <w:pPr>
        <w:jc w:val="center"/>
        <w:rPr>
          <w:rFonts w:ascii="Times New Roman" w:hAnsi="Times New Roman" w:cs="Times New Roman"/>
          <w:b/>
          <w:bCs/>
          <w:i/>
          <w:iCs/>
          <w:color w:val="0F243E" w:themeColor="text2" w:themeShade="80"/>
          <w:sz w:val="20"/>
          <w:szCs w:val="20"/>
        </w:rPr>
      </w:pPr>
      <w:r w:rsidRPr="00BB54F9">
        <w:rPr>
          <w:rFonts w:ascii="Times New Roman" w:hAnsi="Times New Roman" w:cs="Times New Roman"/>
          <w:b/>
          <w:bCs/>
          <w:i/>
          <w:iCs/>
          <w:color w:val="0F243E" w:themeColor="text2" w:themeShade="80"/>
          <w:sz w:val="20"/>
          <w:szCs w:val="20"/>
        </w:rPr>
        <w:t>(2)</w:t>
      </w:r>
    </w:p>
    <w:p w14:paraId="428ABBFE" w14:textId="5AD0FD69" w:rsidR="00AE2CD0" w:rsidRPr="00AA0141" w:rsidRDefault="00576C4E" w:rsidP="00B213F2">
      <w:pPr>
        <w:rPr>
          <w:rFonts w:ascii="Times New Roman" w:hAnsi="Times New Roman" w:cs="Times New Roman"/>
          <w:color w:val="000000" w:themeColor="text1"/>
          <w:sz w:val="24"/>
          <w:szCs w:val="24"/>
        </w:rPr>
      </w:pPr>
      <w:r w:rsidRPr="00AA0141">
        <w:rPr>
          <w:rFonts w:ascii="Times New Roman" w:hAnsi="Times New Roman" w:cs="Times New Roman"/>
          <w:color w:val="000000" w:themeColor="text1"/>
          <w:sz w:val="24"/>
          <w:szCs w:val="24"/>
        </w:rPr>
        <w:t xml:space="preserve">Introducing </w:t>
      </w:r>
      <w:r w:rsidR="00B213F2" w:rsidRPr="00AA0141">
        <w:rPr>
          <w:rFonts w:ascii="Times New Roman" w:hAnsi="Times New Roman" w:cs="Times New Roman"/>
          <w:color w:val="000000" w:themeColor="text1"/>
          <w:sz w:val="24"/>
          <w:szCs w:val="24"/>
        </w:rPr>
        <w:t xml:space="preserve">to Beyond-The-Technical 2024, the annual event held by The International Space Foundation (ISF) which is dedicated to help engineers and IT professionals for the challenges and opportunities of tomorrow’s technological landscape. As we pursue this journey of knowledge, innovation, collaboration and sharing, we are </w:t>
      </w:r>
      <w:r w:rsidR="00357324" w:rsidRPr="00AA0141">
        <w:rPr>
          <w:rFonts w:ascii="Times New Roman" w:hAnsi="Times New Roman" w:cs="Times New Roman"/>
          <w:color w:val="000000" w:themeColor="text1"/>
          <w:sz w:val="24"/>
          <w:szCs w:val="24"/>
        </w:rPr>
        <w:t xml:space="preserve">delighted </w:t>
      </w:r>
      <w:r w:rsidR="00B213F2" w:rsidRPr="00AA0141">
        <w:rPr>
          <w:rFonts w:ascii="Times New Roman" w:hAnsi="Times New Roman" w:cs="Times New Roman"/>
          <w:color w:val="000000" w:themeColor="text1"/>
          <w:sz w:val="24"/>
          <w:szCs w:val="24"/>
        </w:rPr>
        <w:t xml:space="preserve">to invite you to </w:t>
      </w:r>
      <w:r w:rsidR="00357324" w:rsidRPr="00AA0141">
        <w:rPr>
          <w:rFonts w:ascii="Times New Roman" w:hAnsi="Times New Roman" w:cs="Times New Roman"/>
          <w:color w:val="000000" w:themeColor="text1"/>
          <w:sz w:val="24"/>
          <w:szCs w:val="24"/>
        </w:rPr>
        <w:t>join this informative experience.</w:t>
      </w:r>
    </w:p>
    <w:p w14:paraId="2D84C781" w14:textId="45D0D7CA" w:rsidR="00357324" w:rsidRPr="00AA0141" w:rsidRDefault="00357324" w:rsidP="00B213F2">
      <w:pPr>
        <w:rPr>
          <w:rFonts w:ascii="Times New Roman" w:hAnsi="Times New Roman" w:cs="Times New Roman"/>
          <w:color w:val="000000" w:themeColor="text1"/>
          <w:sz w:val="24"/>
          <w:szCs w:val="24"/>
        </w:rPr>
      </w:pPr>
      <w:r w:rsidRPr="00AA0141">
        <w:rPr>
          <w:rFonts w:ascii="Times New Roman" w:hAnsi="Times New Roman" w:cs="Times New Roman"/>
          <w:color w:val="000000" w:themeColor="text1"/>
          <w:sz w:val="24"/>
          <w:szCs w:val="24"/>
        </w:rPr>
        <w:t xml:space="preserve">In an era where technological advancements are rapidly spreading, the role of IT professionals and engineers has never been more fundamental, </w:t>
      </w:r>
      <w:r w:rsidR="004C6A48" w:rsidRPr="00AA0141">
        <w:rPr>
          <w:rFonts w:ascii="Times New Roman" w:hAnsi="Times New Roman" w:cs="Times New Roman"/>
          <w:color w:val="000000" w:themeColor="text1"/>
          <w:sz w:val="24"/>
          <w:szCs w:val="24"/>
        </w:rPr>
        <w:t xml:space="preserve">even though the main goal of (ISF) is to study space and its magnificence, it also plans on creating a better future which is why the Beyond-The-Technical event is a great event specified to grasp the fundamentals of interpersonal skills and to teach them to </w:t>
      </w:r>
      <w:r w:rsidR="008C0DE4" w:rsidRPr="00AA0141">
        <w:rPr>
          <w:rFonts w:ascii="Times New Roman" w:hAnsi="Times New Roman" w:cs="Times New Roman"/>
          <w:color w:val="000000" w:themeColor="text1"/>
          <w:sz w:val="24"/>
          <w:szCs w:val="24"/>
        </w:rPr>
        <w:t>IT professionals and engineers from diverse backgrounds, and help them enhance their skills in critical areas beyond the technical view, which will be a three days plan to ensure covering topics such as: communication, problem solving and leadership in critical moments.</w:t>
      </w:r>
    </w:p>
    <w:p w14:paraId="2E9E8E94" w14:textId="3D156065" w:rsidR="00A83702" w:rsidRPr="00AA0141" w:rsidRDefault="0083082F" w:rsidP="00A83702">
      <w:pPr>
        <w:rPr>
          <w:rFonts w:ascii="Times New Roman" w:hAnsi="Times New Roman" w:cs="Times New Roman"/>
          <w:color w:val="000000" w:themeColor="text1"/>
          <w:sz w:val="24"/>
          <w:szCs w:val="24"/>
        </w:rPr>
      </w:pPr>
      <w:r w:rsidRPr="00AA0141">
        <w:rPr>
          <w:rFonts w:ascii="Times New Roman" w:hAnsi="Times New Roman" w:cs="Times New Roman"/>
          <w:color w:val="000000" w:themeColor="text1"/>
          <w:sz w:val="24"/>
          <w:szCs w:val="24"/>
        </w:rPr>
        <w:lastRenderedPageBreak/>
        <w:t xml:space="preserve">Our agenda aims to provide a great understanding of interpersonal </w:t>
      </w:r>
      <w:r w:rsidR="00A83702" w:rsidRPr="00AA0141">
        <w:rPr>
          <w:rFonts w:ascii="Times New Roman" w:hAnsi="Times New Roman" w:cs="Times New Roman"/>
          <w:color w:val="000000" w:themeColor="text1"/>
          <w:sz w:val="24"/>
          <w:szCs w:val="24"/>
        </w:rPr>
        <w:t>skills;</w:t>
      </w:r>
      <w:r w:rsidRPr="00AA0141">
        <w:rPr>
          <w:rFonts w:ascii="Times New Roman" w:hAnsi="Times New Roman" w:cs="Times New Roman"/>
          <w:color w:val="000000" w:themeColor="text1"/>
          <w:sz w:val="24"/>
          <w:szCs w:val="24"/>
        </w:rPr>
        <w:t xml:space="preserve"> </w:t>
      </w:r>
      <w:r w:rsidR="00A83702" w:rsidRPr="00AA0141">
        <w:rPr>
          <w:rFonts w:ascii="Times New Roman" w:hAnsi="Times New Roman" w:cs="Times New Roman"/>
          <w:color w:val="000000" w:themeColor="text1"/>
          <w:sz w:val="24"/>
          <w:szCs w:val="24"/>
        </w:rPr>
        <w:t>therefore,</w:t>
      </w:r>
      <w:r w:rsidRPr="00AA0141">
        <w:rPr>
          <w:rFonts w:ascii="Times New Roman" w:hAnsi="Times New Roman" w:cs="Times New Roman"/>
          <w:color w:val="000000" w:themeColor="text1"/>
          <w:sz w:val="24"/>
          <w:szCs w:val="24"/>
        </w:rPr>
        <w:t xml:space="preserve"> the trajectory of the event will contain interactive conversations, fun activities and quizzes to guarantee the operation succeeds no matter how</w:t>
      </w:r>
      <w:r w:rsidR="00A83702" w:rsidRPr="00AA0141">
        <w:rPr>
          <w:rFonts w:ascii="Times New Roman" w:hAnsi="Times New Roman" w:cs="Times New Roman"/>
          <w:color w:val="000000" w:themeColor="text1"/>
          <w:sz w:val="24"/>
          <w:szCs w:val="24"/>
        </w:rPr>
        <w:t xml:space="preserve"> different the backgrounds of the participants are, this event will provide the right assistance for you.</w:t>
      </w:r>
    </w:p>
    <w:p w14:paraId="499D93D1" w14:textId="58C23A56" w:rsidR="00A83702" w:rsidRPr="00AA0141" w:rsidRDefault="00A83702" w:rsidP="00A83702">
      <w:pPr>
        <w:rPr>
          <w:rFonts w:ascii="Times New Roman" w:hAnsi="Times New Roman" w:cs="Times New Roman"/>
          <w:color w:val="000000" w:themeColor="text1"/>
          <w:sz w:val="24"/>
          <w:szCs w:val="24"/>
        </w:rPr>
      </w:pPr>
      <w:r w:rsidRPr="00AA0141">
        <w:rPr>
          <w:rFonts w:ascii="Times New Roman" w:hAnsi="Times New Roman" w:cs="Times New Roman"/>
          <w:color w:val="000000" w:themeColor="text1"/>
          <w:sz w:val="24"/>
          <w:szCs w:val="24"/>
        </w:rPr>
        <w:t xml:space="preserve">On behalf of (ISF) and the organizing team from </w:t>
      </w:r>
      <w:r w:rsidR="000004A8" w:rsidRPr="00AA0141">
        <w:rPr>
          <w:rFonts w:ascii="Times New Roman" w:hAnsi="Times New Roman" w:cs="Times New Roman"/>
          <w:color w:val="000000" w:themeColor="text1"/>
          <w:sz w:val="24"/>
          <w:szCs w:val="24"/>
        </w:rPr>
        <w:t>Event Venture</w:t>
      </w:r>
      <w:r w:rsidRPr="00AA0141">
        <w:rPr>
          <w:rFonts w:ascii="Times New Roman" w:hAnsi="Times New Roman" w:cs="Times New Roman"/>
          <w:color w:val="000000" w:themeColor="text1"/>
          <w:sz w:val="24"/>
          <w:szCs w:val="24"/>
        </w:rPr>
        <w:t>, we welcome you to join us at the extraordinary event Beyond-The-Technical 2024!</w:t>
      </w:r>
    </w:p>
    <w:p w14:paraId="6E570D60" w14:textId="77777777" w:rsidR="00230CB1" w:rsidRDefault="00230CB1" w:rsidP="00A83702">
      <w:pPr>
        <w:rPr>
          <w:rFonts w:ascii="Times New Roman" w:hAnsi="Times New Roman" w:cs="Times New Roman"/>
          <w:color w:val="000000" w:themeColor="text1"/>
          <w:sz w:val="21"/>
          <w:szCs w:val="21"/>
        </w:rPr>
      </w:pPr>
    </w:p>
    <w:p w14:paraId="1BA77F78" w14:textId="4E4D5BD4" w:rsidR="00230CB1" w:rsidRPr="00416667" w:rsidRDefault="00230CB1" w:rsidP="006B3D63">
      <w:pPr>
        <w:pStyle w:val="Heading1"/>
      </w:pPr>
      <w:bookmarkStart w:id="4" w:name="_The_target_audience"/>
      <w:bookmarkStart w:id="5" w:name="_Toc166617218"/>
      <w:bookmarkEnd w:id="4"/>
      <w:r w:rsidRPr="00416667">
        <w:t>The target audience</w:t>
      </w:r>
      <w:bookmarkEnd w:id="5"/>
      <w:r w:rsidRPr="00416667">
        <w:t xml:space="preserve"> </w:t>
      </w:r>
    </w:p>
    <w:p w14:paraId="5DF12520" w14:textId="765402E9" w:rsidR="00230CB1" w:rsidRPr="00AA0141" w:rsidRDefault="00230CB1" w:rsidP="00A83702">
      <w:pPr>
        <w:rPr>
          <w:rFonts w:ascii="Times New Roman" w:hAnsi="Times New Roman" w:cs="Times New Roman"/>
          <w:color w:val="000000" w:themeColor="text1"/>
          <w:sz w:val="24"/>
          <w:szCs w:val="24"/>
        </w:rPr>
      </w:pPr>
      <w:r w:rsidRPr="00AA0141">
        <w:rPr>
          <w:rFonts w:ascii="Times New Roman" w:hAnsi="Times New Roman" w:cs="Times New Roman"/>
          <w:color w:val="000000" w:themeColor="text1"/>
          <w:sz w:val="24"/>
          <w:szCs w:val="24"/>
        </w:rPr>
        <w:t>500 IT professionals and engineers from diverse backgrounds that are seeking to develop their interpersonal, problem solving and communications.</w:t>
      </w:r>
    </w:p>
    <w:p w14:paraId="1A4D08DD" w14:textId="5060B000" w:rsidR="00FF6C5C" w:rsidRPr="00416667" w:rsidRDefault="00230CB1" w:rsidP="006B3D63">
      <w:pPr>
        <w:pStyle w:val="Heading1"/>
      </w:pPr>
      <w:bookmarkStart w:id="6" w:name="_Toc166617219"/>
      <w:r w:rsidRPr="00416667">
        <w:t xml:space="preserve">Objectives and learning </w:t>
      </w:r>
      <w:proofErr w:type="gramStart"/>
      <w:r w:rsidRPr="00416667">
        <w:t>outcome</w:t>
      </w:r>
      <w:r w:rsidR="00416667" w:rsidRPr="00416667">
        <w:t>s</w:t>
      </w:r>
      <w:bookmarkEnd w:id="6"/>
      <w:proofErr w:type="gramEnd"/>
    </w:p>
    <w:p w14:paraId="32DC3401" w14:textId="63BCC570" w:rsidR="00350F1C" w:rsidRPr="00350F1C" w:rsidRDefault="00230CB1" w:rsidP="006B3D63">
      <w:pPr>
        <w:pStyle w:val="Heading2"/>
        <w:rPr>
          <w:color w:val="0F243E" w:themeColor="text2" w:themeShade="80"/>
          <w:sz w:val="28"/>
          <w:szCs w:val="28"/>
        </w:rPr>
      </w:pPr>
      <w:bookmarkStart w:id="7" w:name="_Toc166617220"/>
      <w:r w:rsidRPr="00FF6C5C">
        <w:t xml:space="preserve">Teaching </w:t>
      </w:r>
      <w:proofErr w:type="gramStart"/>
      <w:r w:rsidR="00FF6C5C" w:rsidRPr="00FF6C5C">
        <w:rPr>
          <w:rFonts w:ascii="Times New Roman" w:hAnsi="Times New Roman" w:cs="Times New Roman"/>
          <w:color w:val="000000" w:themeColor="text1"/>
          <w:sz w:val="21"/>
          <w:szCs w:val="21"/>
        </w:rPr>
        <w:t>attendees</w:t>
      </w:r>
      <w:proofErr w:type="gramEnd"/>
      <w:r w:rsidRPr="00FF6C5C">
        <w:rPr>
          <w:rFonts w:ascii="Times New Roman" w:hAnsi="Times New Roman" w:cs="Times New Roman"/>
          <w:color w:val="000000" w:themeColor="text1"/>
          <w:sz w:val="21"/>
          <w:szCs w:val="21"/>
        </w:rPr>
        <w:t xml:space="preserve"> </w:t>
      </w:r>
      <w:r w:rsidR="00FF6C5C">
        <w:rPr>
          <w:rFonts w:ascii="Times New Roman" w:hAnsi="Times New Roman" w:cs="Times New Roman"/>
          <w:color w:val="000000" w:themeColor="text1"/>
          <w:sz w:val="21"/>
          <w:szCs w:val="21"/>
        </w:rPr>
        <w:t xml:space="preserve">leadership and </w:t>
      </w:r>
      <w:r w:rsidRPr="00FF6C5C">
        <w:rPr>
          <w:rFonts w:ascii="Times New Roman" w:hAnsi="Times New Roman" w:cs="Times New Roman"/>
          <w:color w:val="000000" w:themeColor="text1"/>
          <w:sz w:val="21"/>
          <w:szCs w:val="21"/>
        </w:rPr>
        <w:t xml:space="preserve">how to communicate </w:t>
      </w:r>
      <w:r w:rsidR="00FF6C5C" w:rsidRPr="00FF6C5C">
        <w:rPr>
          <w:rFonts w:ascii="Times New Roman" w:hAnsi="Times New Roman" w:cs="Times New Roman"/>
          <w:color w:val="000000" w:themeColor="text1"/>
          <w:sz w:val="21"/>
          <w:szCs w:val="21"/>
        </w:rPr>
        <w:t>efficiently in a contingency</w:t>
      </w:r>
      <w:r w:rsidR="00FF6C5C">
        <w:rPr>
          <w:rFonts w:ascii="Times New Roman" w:hAnsi="Times New Roman" w:cs="Times New Roman"/>
          <w:color w:val="000000" w:themeColor="text1"/>
          <w:sz w:val="21"/>
          <w:szCs w:val="21"/>
        </w:rPr>
        <w:t xml:space="preserve"> and </w:t>
      </w:r>
      <w:r w:rsidR="00710DC1">
        <w:rPr>
          <w:rFonts w:ascii="Times New Roman" w:hAnsi="Times New Roman" w:cs="Times New Roman"/>
          <w:color w:val="000000" w:themeColor="text1"/>
          <w:sz w:val="21"/>
          <w:szCs w:val="21"/>
        </w:rPr>
        <w:t>engaging</w:t>
      </w:r>
      <w:r w:rsidR="00FF6C5C">
        <w:rPr>
          <w:rFonts w:ascii="Times New Roman" w:hAnsi="Times New Roman" w:cs="Times New Roman"/>
          <w:color w:val="000000" w:themeColor="text1"/>
          <w:sz w:val="21"/>
          <w:szCs w:val="21"/>
        </w:rPr>
        <w:t xml:space="preserve"> in activities.</w:t>
      </w:r>
      <w:bookmarkEnd w:id="7"/>
    </w:p>
    <w:p w14:paraId="52AA1C1D" w14:textId="2A3677C3" w:rsidR="003F4D70" w:rsidRPr="006B3D63" w:rsidRDefault="00F24219" w:rsidP="00E22AF4">
      <w:pPr>
        <w:pStyle w:val="ListParagraph"/>
        <w:numPr>
          <w:ilvl w:val="0"/>
          <w:numId w:val="15"/>
        </w:numPr>
        <w:rPr>
          <w:rFonts w:ascii="Times New Roman" w:hAnsi="Times New Roman" w:cs="Times New Roman"/>
          <w:color w:val="984806" w:themeColor="accent6" w:themeShade="80"/>
          <w:sz w:val="24"/>
          <w:szCs w:val="24"/>
        </w:rPr>
      </w:pPr>
      <w:r w:rsidRPr="006B3D63">
        <w:rPr>
          <w:rFonts w:ascii="Times New Roman" w:hAnsi="Times New Roman" w:cs="Times New Roman"/>
          <w:color w:val="984806" w:themeColor="accent6" w:themeShade="80"/>
          <w:sz w:val="24"/>
          <w:szCs w:val="24"/>
        </w:rPr>
        <w:t>The objective here is to h</w:t>
      </w:r>
      <w:r w:rsidR="00954EE1" w:rsidRPr="006B3D63">
        <w:rPr>
          <w:rFonts w:ascii="Times New Roman" w:hAnsi="Times New Roman" w:cs="Times New Roman"/>
          <w:color w:val="984806" w:themeColor="accent6" w:themeShade="80"/>
          <w:sz w:val="24"/>
          <w:szCs w:val="24"/>
        </w:rPr>
        <w:t>elp creat</w:t>
      </w:r>
      <w:r w:rsidRPr="006B3D63">
        <w:rPr>
          <w:rFonts w:ascii="Times New Roman" w:hAnsi="Times New Roman" w:cs="Times New Roman"/>
          <w:color w:val="984806" w:themeColor="accent6" w:themeShade="80"/>
          <w:sz w:val="24"/>
          <w:szCs w:val="24"/>
        </w:rPr>
        <w:t>ing</w:t>
      </w:r>
      <w:r w:rsidR="00954EE1" w:rsidRPr="006B3D63">
        <w:rPr>
          <w:rFonts w:ascii="Times New Roman" w:hAnsi="Times New Roman" w:cs="Times New Roman"/>
          <w:color w:val="984806" w:themeColor="accent6" w:themeShade="80"/>
          <w:sz w:val="24"/>
          <w:szCs w:val="24"/>
        </w:rPr>
        <w:t xml:space="preserve"> meaningful </w:t>
      </w:r>
      <w:r w:rsidR="00286089" w:rsidRPr="006B3D63">
        <w:rPr>
          <w:rFonts w:ascii="Times New Roman" w:hAnsi="Times New Roman" w:cs="Times New Roman"/>
          <w:color w:val="984806" w:themeColor="accent6" w:themeShade="80"/>
          <w:sz w:val="24"/>
          <w:szCs w:val="24"/>
        </w:rPr>
        <w:t xml:space="preserve">connections and </w:t>
      </w:r>
      <w:r w:rsidR="003E42EA" w:rsidRPr="006B3D63">
        <w:rPr>
          <w:rFonts w:ascii="Times New Roman" w:hAnsi="Times New Roman" w:cs="Times New Roman"/>
          <w:color w:val="984806" w:themeColor="accent6" w:themeShade="80"/>
          <w:sz w:val="24"/>
          <w:szCs w:val="24"/>
        </w:rPr>
        <w:t xml:space="preserve">collaborations </w:t>
      </w:r>
      <w:r w:rsidR="00842B2A" w:rsidRPr="006B3D63">
        <w:rPr>
          <w:rFonts w:ascii="Times New Roman" w:hAnsi="Times New Roman" w:cs="Times New Roman"/>
          <w:color w:val="984806" w:themeColor="accent6" w:themeShade="80"/>
          <w:sz w:val="24"/>
          <w:szCs w:val="24"/>
        </w:rPr>
        <w:t xml:space="preserve">in addition to </w:t>
      </w:r>
      <w:r w:rsidR="007102AC" w:rsidRPr="006B3D63">
        <w:rPr>
          <w:rFonts w:ascii="Times New Roman" w:hAnsi="Times New Roman" w:cs="Times New Roman"/>
          <w:color w:val="984806" w:themeColor="accent6" w:themeShade="80"/>
          <w:sz w:val="24"/>
          <w:szCs w:val="24"/>
        </w:rPr>
        <w:t xml:space="preserve">teaching them leadership principals by professionals </w:t>
      </w:r>
      <w:r w:rsidR="004767F5" w:rsidRPr="006B3D63">
        <w:rPr>
          <w:rFonts w:ascii="Times New Roman" w:hAnsi="Times New Roman" w:cs="Times New Roman"/>
          <w:color w:val="984806" w:themeColor="accent6" w:themeShade="80"/>
          <w:sz w:val="24"/>
          <w:szCs w:val="24"/>
        </w:rPr>
        <w:t xml:space="preserve">among </w:t>
      </w:r>
      <w:r w:rsidR="003F4D70" w:rsidRPr="006B3D63">
        <w:rPr>
          <w:rFonts w:ascii="Times New Roman" w:hAnsi="Times New Roman" w:cs="Times New Roman"/>
          <w:color w:val="984806" w:themeColor="accent6" w:themeShade="80"/>
          <w:sz w:val="24"/>
          <w:szCs w:val="24"/>
        </w:rPr>
        <w:t>people from different countries and cultures</w:t>
      </w:r>
      <w:r w:rsidR="00517477" w:rsidRPr="006B3D63">
        <w:rPr>
          <w:rFonts w:ascii="Times New Roman" w:hAnsi="Times New Roman" w:cs="Times New Roman"/>
          <w:color w:val="984806" w:themeColor="accent6" w:themeShade="80"/>
          <w:sz w:val="24"/>
          <w:szCs w:val="24"/>
        </w:rPr>
        <w:t xml:space="preserve">, </w:t>
      </w:r>
      <w:r w:rsidR="00072378" w:rsidRPr="006B3D63">
        <w:rPr>
          <w:rFonts w:ascii="Times New Roman" w:hAnsi="Times New Roman" w:cs="Times New Roman"/>
          <w:color w:val="984806" w:themeColor="accent6" w:themeShade="80"/>
          <w:sz w:val="24"/>
          <w:szCs w:val="24"/>
        </w:rPr>
        <w:t xml:space="preserve">and </w:t>
      </w:r>
      <w:r w:rsidR="00766830" w:rsidRPr="006B3D63">
        <w:rPr>
          <w:rFonts w:ascii="Times New Roman" w:hAnsi="Times New Roman" w:cs="Times New Roman"/>
          <w:color w:val="984806" w:themeColor="accent6" w:themeShade="80"/>
          <w:sz w:val="24"/>
          <w:szCs w:val="24"/>
        </w:rPr>
        <w:t xml:space="preserve">the approach used to teach these principles </w:t>
      </w:r>
      <w:r w:rsidR="00393C26" w:rsidRPr="006B3D63">
        <w:rPr>
          <w:rFonts w:ascii="Times New Roman" w:hAnsi="Times New Roman" w:cs="Times New Roman"/>
          <w:color w:val="984806" w:themeColor="accent6" w:themeShade="80"/>
          <w:sz w:val="24"/>
          <w:szCs w:val="24"/>
        </w:rPr>
        <w:t>in via activities such as, chat</w:t>
      </w:r>
      <w:r w:rsidR="0092015F" w:rsidRPr="006B3D63">
        <w:rPr>
          <w:rFonts w:ascii="Times New Roman" w:hAnsi="Times New Roman" w:cs="Times New Roman"/>
          <w:color w:val="984806" w:themeColor="accent6" w:themeShade="80"/>
          <w:sz w:val="24"/>
          <w:szCs w:val="24"/>
          <w:lang w:val="en-US"/>
        </w:rPr>
        <w:t xml:space="preserve">ting sessions together, doing quizzes and most importantly </w:t>
      </w:r>
      <w:r w:rsidR="00350F1C" w:rsidRPr="006B3D63">
        <w:rPr>
          <w:rFonts w:ascii="Times New Roman" w:hAnsi="Times New Roman" w:cs="Times New Roman"/>
          <w:color w:val="984806" w:themeColor="accent6" w:themeShade="80"/>
          <w:sz w:val="24"/>
          <w:szCs w:val="24"/>
          <w:lang w:val="en-US"/>
        </w:rPr>
        <w:t xml:space="preserve">dividing them into teams and </w:t>
      </w:r>
      <w:r w:rsidR="0096258C" w:rsidRPr="006B3D63">
        <w:rPr>
          <w:rFonts w:ascii="Times New Roman" w:hAnsi="Times New Roman" w:cs="Times New Roman"/>
          <w:color w:val="984806" w:themeColor="accent6" w:themeShade="80"/>
          <w:sz w:val="24"/>
          <w:szCs w:val="24"/>
          <w:lang w:val="en-US"/>
        </w:rPr>
        <w:t>facing them with real world contingencies</w:t>
      </w:r>
      <w:r w:rsidR="00F955C4" w:rsidRPr="006B3D63">
        <w:rPr>
          <w:rFonts w:ascii="Times New Roman" w:hAnsi="Times New Roman" w:cs="Times New Roman"/>
          <w:color w:val="984806" w:themeColor="accent6" w:themeShade="80"/>
          <w:sz w:val="24"/>
          <w:szCs w:val="24"/>
          <w:lang w:val="en-US"/>
        </w:rPr>
        <w:t xml:space="preserve">. The learning outcome is they will be able to </w:t>
      </w:r>
      <w:r w:rsidR="00490E25" w:rsidRPr="006B3D63">
        <w:rPr>
          <w:rFonts w:ascii="Times New Roman" w:hAnsi="Times New Roman" w:cs="Times New Roman"/>
          <w:color w:val="984806" w:themeColor="accent6" w:themeShade="80"/>
          <w:sz w:val="24"/>
          <w:szCs w:val="24"/>
          <w:lang w:val="en-US"/>
        </w:rPr>
        <w:t xml:space="preserve">accommodate how to deal with tough scenarios </w:t>
      </w:r>
      <w:r w:rsidR="008D2FC6" w:rsidRPr="006B3D63">
        <w:rPr>
          <w:rFonts w:ascii="Times New Roman" w:hAnsi="Times New Roman" w:cs="Times New Roman"/>
          <w:color w:val="984806" w:themeColor="accent6" w:themeShade="80"/>
          <w:sz w:val="24"/>
          <w:szCs w:val="24"/>
          <w:lang w:val="en-US"/>
        </w:rPr>
        <w:t>and how communication and leadership can make all the difference.</w:t>
      </w:r>
    </w:p>
    <w:p w14:paraId="0DEC3E26" w14:textId="210232A8" w:rsidR="00D5079A" w:rsidRPr="00F41AE4" w:rsidRDefault="00FF6C5C" w:rsidP="006B3D63">
      <w:pPr>
        <w:pStyle w:val="Heading2"/>
        <w:rPr>
          <w:color w:val="0F243E" w:themeColor="text2" w:themeShade="80"/>
          <w:sz w:val="28"/>
          <w:szCs w:val="28"/>
        </w:rPr>
      </w:pPr>
      <w:bookmarkStart w:id="8" w:name="_Toc166617221"/>
      <w:r>
        <w:t>Improving interpersonal skills through communicative and interactive sessions.</w:t>
      </w:r>
      <w:bookmarkEnd w:id="8"/>
    </w:p>
    <w:p w14:paraId="3A1ED68D" w14:textId="77777777" w:rsidR="002B6F8B" w:rsidRPr="006B3D63" w:rsidRDefault="00D21825" w:rsidP="00E22AF4">
      <w:pPr>
        <w:pStyle w:val="ListParagraph"/>
        <w:numPr>
          <w:ilvl w:val="0"/>
          <w:numId w:val="15"/>
        </w:numPr>
        <w:rPr>
          <w:rFonts w:ascii="Times New Roman" w:hAnsi="Times New Roman" w:cs="Times New Roman"/>
          <w:color w:val="984806" w:themeColor="accent6" w:themeShade="80"/>
          <w:sz w:val="24"/>
          <w:szCs w:val="24"/>
        </w:rPr>
      </w:pPr>
      <w:r w:rsidRPr="006B3D63">
        <w:rPr>
          <w:rFonts w:ascii="Times New Roman" w:hAnsi="Times New Roman" w:cs="Times New Roman"/>
          <w:color w:val="984806" w:themeColor="accent6" w:themeShade="80"/>
          <w:sz w:val="24"/>
          <w:szCs w:val="24"/>
        </w:rPr>
        <w:t xml:space="preserve">The objective here is to </w:t>
      </w:r>
      <w:r w:rsidR="004B247F" w:rsidRPr="006B3D63">
        <w:rPr>
          <w:rFonts w:ascii="Times New Roman" w:hAnsi="Times New Roman" w:cs="Times New Roman"/>
          <w:color w:val="984806" w:themeColor="accent6" w:themeShade="80"/>
          <w:sz w:val="24"/>
          <w:szCs w:val="24"/>
        </w:rPr>
        <w:t xml:space="preserve">give participants the tools they need </w:t>
      </w:r>
      <w:r w:rsidR="00A93C56" w:rsidRPr="006B3D63">
        <w:rPr>
          <w:rFonts w:ascii="Times New Roman" w:hAnsi="Times New Roman" w:cs="Times New Roman"/>
          <w:color w:val="984806" w:themeColor="accent6" w:themeShade="80"/>
          <w:sz w:val="24"/>
          <w:szCs w:val="24"/>
        </w:rPr>
        <w:t>to</w:t>
      </w:r>
      <w:r w:rsidR="00897A0E" w:rsidRPr="006B3D63">
        <w:rPr>
          <w:rFonts w:ascii="Times New Roman" w:hAnsi="Times New Roman" w:cs="Times New Roman"/>
          <w:color w:val="984806" w:themeColor="accent6" w:themeShade="80"/>
          <w:sz w:val="24"/>
          <w:szCs w:val="24"/>
        </w:rPr>
        <w:t xml:space="preserve"> get them out of their comfort zone and </w:t>
      </w:r>
      <w:r w:rsidR="009B777A" w:rsidRPr="006B3D63">
        <w:rPr>
          <w:rFonts w:ascii="Times New Roman" w:hAnsi="Times New Roman" w:cs="Times New Roman"/>
          <w:color w:val="984806" w:themeColor="accent6" w:themeShade="80"/>
          <w:sz w:val="24"/>
          <w:szCs w:val="24"/>
        </w:rPr>
        <w:t xml:space="preserve">let them experience </w:t>
      </w:r>
      <w:r w:rsidR="00902351" w:rsidRPr="006B3D63">
        <w:rPr>
          <w:rFonts w:ascii="Times New Roman" w:hAnsi="Times New Roman" w:cs="Times New Roman"/>
          <w:color w:val="984806" w:themeColor="accent6" w:themeShade="80"/>
          <w:sz w:val="24"/>
          <w:szCs w:val="24"/>
        </w:rPr>
        <w:t xml:space="preserve">numerous </w:t>
      </w:r>
      <w:r w:rsidR="00A93C56" w:rsidRPr="006B3D63">
        <w:rPr>
          <w:rFonts w:ascii="Times New Roman" w:hAnsi="Times New Roman" w:cs="Times New Roman"/>
          <w:color w:val="984806" w:themeColor="accent6" w:themeShade="80"/>
          <w:sz w:val="24"/>
          <w:szCs w:val="24"/>
        </w:rPr>
        <w:t>challenges. The learnin</w:t>
      </w:r>
      <w:r w:rsidR="00592622" w:rsidRPr="006B3D63">
        <w:rPr>
          <w:rFonts w:ascii="Times New Roman" w:hAnsi="Times New Roman" w:cs="Times New Roman"/>
          <w:color w:val="984806" w:themeColor="accent6" w:themeShade="80"/>
          <w:sz w:val="24"/>
          <w:szCs w:val="24"/>
        </w:rPr>
        <w:t xml:space="preserve">g outcome is that they will enhance </w:t>
      </w:r>
      <w:r w:rsidR="00C3156E" w:rsidRPr="006B3D63">
        <w:rPr>
          <w:rFonts w:ascii="Times New Roman" w:hAnsi="Times New Roman" w:cs="Times New Roman"/>
          <w:color w:val="984806" w:themeColor="accent6" w:themeShade="80"/>
          <w:sz w:val="24"/>
          <w:szCs w:val="24"/>
        </w:rPr>
        <w:t xml:space="preserve">a lot of needed skills such as: </w:t>
      </w:r>
      <w:r w:rsidR="00647AD3" w:rsidRPr="006B3D63">
        <w:rPr>
          <w:rFonts w:ascii="Times New Roman" w:hAnsi="Times New Roman" w:cs="Times New Roman"/>
          <w:color w:val="984806" w:themeColor="accent6" w:themeShade="80"/>
          <w:sz w:val="24"/>
          <w:szCs w:val="24"/>
        </w:rPr>
        <w:t xml:space="preserve">problem-solving, </w:t>
      </w:r>
      <w:r w:rsidR="00076F5B" w:rsidRPr="006B3D63">
        <w:rPr>
          <w:rFonts w:ascii="Times New Roman" w:hAnsi="Times New Roman" w:cs="Times New Roman"/>
          <w:color w:val="984806" w:themeColor="accent6" w:themeShade="80"/>
          <w:sz w:val="24"/>
          <w:szCs w:val="24"/>
        </w:rPr>
        <w:t xml:space="preserve">creativity and critical thinking </w:t>
      </w:r>
      <w:r w:rsidR="00921622" w:rsidRPr="006B3D63">
        <w:rPr>
          <w:rFonts w:ascii="Times New Roman" w:hAnsi="Times New Roman" w:cs="Times New Roman"/>
          <w:color w:val="984806" w:themeColor="accent6" w:themeShade="80"/>
          <w:sz w:val="24"/>
          <w:szCs w:val="24"/>
        </w:rPr>
        <w:t xml:space="preserve">so when they face a </w:t>
      </w:r>
      <w:r w:rsidR="00666571" w:rsidRPr="006B3D63">
        <w:rPr>
          <w:rFonts w:ascii="Times New Roman" w:hAnsi="Times New Roman" w:cs="Times New Roman"/>
          <w:color w:val="984806" w:themeColor="accent6" w:themeShade="80"/>
          <w:sz w:val="24"/>
          <w:szCs w:val="24"/>
        </w:rPr>
        <w:t>problem,</w:t>
      </w:r>
      <w:r w:rsidR="00921622" w:rsidRPr="006B3D63">
        <w:rPr>
          <w:rFonts w:ascii="Times New Roman" w:hAnsi="Times New Roman" w:cs="Times New Roman"/>
          <w:color w:val="984806" w:themeColor="accent6" w:themeShade="80"/>
          <w:sz w:val="24"/>
          <w:szCs w:val="24"/>
        </w:rPr>
        <w:t xml:space="preserve"> they will be able to address the </w:t>
      </w:r>
      <w:proofErr w:type="gramStart"/>
      <w:r w:rsidR="00921622" w:rsidRPr="006B3D63">
        <w:rPr>
          <w:rFonts w:ascii="Times New Roman" w:hAnsi="Times New Roman" w:cs="Times New Roman"/>
          <w:color w:val="984806" w:themeColor="accent6" w:themeShade="80"/>
          <w:sz w:val="24"/>
          <w:szCs w:val="24"/>
        </w:rPr>
        <w:t>issue</w:t>
      </w:r>
      <w:proofErr w:type="gramEnd"/>
      <w:r w:rsidR="00921622" w:rsidRPr="006B3D63">
        <w:rPr>
          <w:rFonts w:ascii="Times New Roman" w:hAnsi="Times New Roman" w:cs="Times New Roman"/>
          <w:color w:val="984806" w:themeColor="accent6" w:themeShade="80"/>
          <w:sz w:val="24"/>
          <w:szCs w:val="24"/>
        </w:rPr>
        <w:t xml:space="preserve"> </w:t>
      </w:r>
    </w:p>
    <w:p w14:paraId="70BD0F44" w14:textId="3B5EACFA" w:rsidR="00F41AE4" w:rsidRPr="006B3D63" w:rsidRDefault="00666571" w:rsidP="002B6F8B">
      <w:pPr>
        <w:pStyle w:val="ListParagraph"/>
        <w:rPr>
          <w:rFonts w:ascii="Times New Roman" w:hAnsi="Times New Roman" w:cs="Times New Roman"/>
          <w:color w:val="984806" w:themeColor="accent6" w:themeShade="80"/>
          <w:sz w:val="24"/>
          <w:szCs w:val="24"/>
        </w:rPr>
      </w:pPr>
      <w:r w:rsidRPr="006B3D63">
        <w:rPr>
          <w:rFonts w:ascii="Times New Roman" w:hAnsi="Times New Roman" w:cs="Times New Roman"/>
          <w:color w:val="984806" w:themeColor="accent6" w:themeShade="80"/>
          <w:sz w:val="24"/>
          <w:szCs w:val="24"/>
        </w:rPr>
        <w:t>and find a solution efficiently.</w:t>
      </w:r>
    </w:p>
    <w:p w14:paraId="10819C23" w14:textId="77777777" w:rsidR="002B6F8B" w:rsidRPr="00D21825" w:rsidRDefault="002B6F8B" w:rsidP="002B6F8B">
      <w:pPr>
        <w:pStyle w:val="ListParagraph"/>
        <w:rPr>
          <w:rFonts w:ascii="Times New Roman" w:hAnsi="Times New Roman" w:cs="Times New Roman"/>
          <w:color w:val="984806" w:themeColor="accent6" w:themeShade="80"/>
          <w:sz w:val="21"/>
          <w:szCs w:val="21"/>
        </w:rPr>
      </w:pPr>
    </w:p>
    <w:p w14:paraId="0E30335C" w14:textId="48AFBFEB" w:rsidR="00416667" w:rsidRPr="002B6F8B" w:rsidRDefault="003041F9" w:rsidP="006B3D63">
      <w:pPr>
        <w:pStyle w:val="Heading2"/>
        <w:rPr>
          <w:color w:val="0F243E" w:themeColor="text2" w:themeShade="80"/>
          <w:sz w:val="28"/>
          <w:szCs w:val="28"/>
        </w:rPr>
      </w:pPr>
      <w:bookmarkStart w:id="9" w:name="_Toc166617222"/>
      <w:r>
        <w:t>Showing the way of continu</w:t>
      </w:r>
      <w:r w:rsidR="002B6F8B">
        <w:rPr>
          <w:rFonts w:ascii="Times New Roman" w:hAnsi="Times New Roman" w:cs="Times New Roman"/>
          <w:color w:val="000000" w:themeColor="text1"/>
          <w:sz w:val="21"/>
          <w:szCs w:val="21"/>
        </w:rPr>
        <w:t>ous professional development</w:t>
      </w:r>
      <w:r w:rsidR="00FF6C5C">
        <w:rPr>
          <w:rFonts w:ascii="Times New Roman" w:hAnsi="Times New Roman" w:cs="Times New Roman"/>
          <w:color w:val="000000" w:themeColor="text1"/>
          <w:sz w:val="21"/>
          <w:szCs w:val="21"/>
        </w:rPr>
        <w:t>.</w:t>
      </w:r>
      <w:bookmarkEnd w:id="9"/>
    </w:p>
    <w:p w14:paraId="734473F0" w14:textId="632F3B3D" w:rsidR="002B6F8B" w:rsidRPr="006B3D63" w:rsidRDefault="00422004" w:rsidP="00E22AF4">
      <w:pPr>
        <w:pStyle w:val="ListParagraph"/>
        <w:numPr>
          <w:ilvl w:val="0"/>
          <w:numId w:val="15"/>
        </w:numPr>
        <w:rPr>
          <w:rFonts w:ascii="Times New Roman" w:hAnsi="Times New Roman" w:cs="Times New Roman"/>
          <w:color w:val="984806" w:themeColor="accent6" w:themeShade="80"/>
          <w:sz w:val="24"/>
          <w:szCs w:val="24"/>
        </w:rPr>
      </w:pPr>
      <w:r w:rsidRPr="006B3D63">
        <w:rPr>
          <w:rFonts w:ascii="Times New Roman" w:hAnsi="Times New Roman" w:cs="Times New Roman"/>
          <w:color w:val="984806" w:themeColor="accent6" w:themeShade="80"/>
          <w:sz w:val="24"/>
          <w:szCs w:val="24"/>
        </w:rPr>
        <w:t xml:space="preserve">The objective here is to </w:t>
      </w:r>
      <w:r w:rsidR="001047E1" w:rsidRPr="006B3D63">
        <w:rPr>
          <w:rFonts w:ascii="Times New Roman" w:hAnsi="Times New Roman" w:cs="Times New Roman"/>
          <w:color w:val="984806" w:themeColor="accent6" w:themeShade="80"/>
          <w:sz w:val="24"/>
          <w:szCs w:val="24"/>
        </w:rPr>
        <w:t>show the path of constant self-improvement by</w:t>
      </w:r>
      <w:r w:rsidR="0024795D" w:rsidRPr="006B3D63">
        <w:rPr>
          <w:rFonts w:ascii="Times New Roman" w:hAnsi="Times New Roman" w:cs="Times New Roman"/>
          <w:color w:val="984806" w:themeColor="accent6" w:themeShade="80"/>
          <w:sz w:val="24"/>
          <w:szCs w:val="24"/>
        </w:rPr>
        <w:t xml:space="preserve"> providing </w:t>
      </w:r>
      <w:r w:rsidR="00553455" w:rsidRPr="006B3D63">
        <w:rPr>
          <w:rFonts w:ascii="Times New Roman" w:hAnsi="Times New Roman" w:cs="Times New Roman"/>
          <w:color w:val="984806" w:themeColor="accent6" w:themeShade="80"/>
          <w:sz w:val="24"/>
          <w:szCs w:val="24"/>
        </w:rPr>
        <w:t>lifelong</w:t>
      </w:r>
      <w:r w:rsidR="0024795D" w:rsidRPr="006B3D63">
        <w:rPr>
          <w:rFonts w:ascii="Times New Roman" w:hAnsi="Times New Roman" w:cs="Times New Roman"/>
          <w:color w:val="984806" w:themeColor="accent6" w:themeShade="80"/>
          <w:sz w:val="24"/>
          <w:szCs w:val="24"/>
        </w:rPr>
        <w:t xml:space="preserve"> </w:t>
      </w:r>
      <w:proofErr w:type="gramStart"/>
      <w:r w:rsidR="0024795D" w:rsidRPr="006B3D63">
        <w:rPr>
          <w:rFonts w:ascii="Times New Roman" w:hAnsi="Times New Roman" w:cs="Times New Roman"/>
          <w:color w:val="984806" w:themeColor="accent6" w:themeShade="80"/>
          <w:sz w:val="24"/>
          <w:szCs w:val="24"/>
        </w:rPr>
        <w:t>advices</w:t>
      </w:r>
      <w:proofErr w:type="gramEnd"/>
      <w:r w:rsidR="0024795D" w:rsidRPr="006B3D63">
        <w:rPr>
          <w:rFonts w:ascii="Times New Roman" w:hAnsi="Times New Roman" w:cs="Times New Roman"/>
          <w:color w:val="984806" w:themeColor="accent6" w:themeShade="80"/>
          <w:sz w:val="24"/>
          <w:szCs w:val="24"/>
        </w:rPr>
        <w:t xml:space="preserve"> and tips that could potentially </w:t>
      </w:r>
      <w:r w:rsidR="0092689C" w:rsidRPr="006B3D63">
        <w:rPr>
          <w:rFonts w:ascii="Times New Roman" w:hAnsi="Times New Roman" w:cs="Times New Roman"/>
          <w:color w:val="984806" w:themeColor="accent6" w:themeShade="80"/>
          <w:sz w:val="24"/>
          <w:szCs w:val="24"/>
        </w:rPr>
        <w:t>change their life fore</w:t>
      </w:r>
      <w:r w:rsidR="00926E41" w:rsidRPr="006B3D63">
        <w:rPr>
          <w:rFonts w:ascii="Times New Roman" w:hAnsi="Times New Roman" w:cs="Times New Roman"/>
          <w:color w:val="984806" w:themeColor="accent6" w:themeShade="80"/>
          <w:sz w:val="24"/>
          <w:szCs w:val="24"/>
        </w:rPr>
        <w:t>ver</w:t>
      </w:r>
      <w:r w:rsidR="00365F72" w:rsidRPr="006B3D63">
        <w:rPr>
          <w:rFonts w:ascii="Times New Roman" w:hAnsi="Times New Roman" w:cs="Times New Roman"/>
          <w:color w:val="984806" w:themeColor="accent6" w:themeShade="80"/>
          <w:sz w:val="24"/>
          <w:szCs w:val="24"/>
        </w:rPr>
        <w:t xml:space="preserve"> which will keep them in a constant </w:t>
      </w:r>
      <w:r w:rsidR="004E1973" w:rsidRPr="006B3D63">
        <w:rPr>
          <w:rFonts w:ascii="Times New Roman" w:hAnsi="Times New Roman" w:cs="Times New Roman"/>
          <w:color w:val="984806" w:themeColor="accent6" w:themeShade="80"/>
          <w:sz w:val="24"/>
          <w:szCs w:val="24"/>
        </w:rPr>
        <w:t xml:space="preserve">stage of </w:t>
      </w:r>
      <w:r w:rsidR="0018186C" w:rsidRPr="006B3D63">
        <w:rPr>
          <w:rFonts w:ascii="Times New Roman" w:hAnsi="Times New Roman" w:cs="Times New Roman"/>
          <w:color w:val="984806" w:themeColor="accent6" w:themeShade="80"/>
          <w:sz w:val="24"/>
          <w:szCs w:val="24"/>
        </w:rPr>
        <w:t>skills and career</w:t>
      </w:r>
      <w:r w:rsidR="004E1973" w:rsidRPr="006B3D63">
        <w:rPr>
          <w:rFonts w:ascii="Times New Roman" w:hAnsi="Times New Roman" w:cs="Times New Roman"/>
          <w:color w:val="984806" w:themeColor="accent6" w:themeShade="80"/>
          <w:sz w:val="24"/>
          <w:szCs w:val="24"/>
        </w:rPr>
        <w:t xml:space="preserve"> enhancement</w:t>
      </w:r>
      <w:r w:rsidR="00160C68" w:rsidRPr="006B3D63">
        <w:rPr>
          <w:rFonts w:ascii="Times New Roman" w:hAnsi="Times New Roman" w:cs="Times New Roman"/>
          <w:color w:val="984806" w:themeColor="accent6" w:themeShade="80"/>
          <w:sz w:val="24"/>
          <w:szCs w:val="24"/>
        </w:rPr>
        <w:t>. The learning outcome is that</w:t>
      </w:r>
      <w:r w:rsidR="00553455" w:rsidRPr="006B3D63">
        <w:rPr>
          <w:rFonts w:ascii="Times New Roman" w:hAnsi="Times New Roman" w:cs="Times New Roman"/>
          <w:color w:val="984806" w:themeColor="accent6" w:themeShade="80"/>
          <w:sz w:val="24"/>
          <w:szCs w:val="24"/>
        </w:rPr>
        <w:t xml:space="preserve"> they </w:t>
      </w:r>
      <w:r w:rsidR="00ED4841" w:rsidRPr="006B3D63">
        <w:rPr>
          <w:rFonts w:ascii="Times New Roman" w:hAnsi="Times New Roman" w:cs="Times New Roman"/>
          <w:color w:val="984806" w:themeColor="accent6" w:themeShade="80"/>
          <w:sz w:val="24"/>
          <w:szCs w:val="24"/>
        </w:rPr>
        <w:t>will know the best practices of self-improvement an</w:t>
      </w:r>
      <w:r w:rsidR="00103B9A" w:rsidRPr="006B3D63">
        <w:rPr>
          <w:rFonts w:ascii="Times New Roman" w:hAnsi="Times New Roman" w:cs="Times New Roman"/>
          <w:color w:val="984806" w:themeColor="accent6" w:themeShade="80"/>
          <w:sz w:val="24"/>
          <w:szCs w:val="24"/>
        </w:rPr>
        <w:t xml:space="preserve">d they will acquire </w:t>
      </w:r>
      <w:r w:rsidR="00B9578B" w:rsidRPr="006B3D63">
        <w:rPr>
          <w:rFonts w:ascii="Times New Roman" w:hAnsi="Times New Roman" w:cs="Times New Roman"/>
          <w:color w:val="984806" w:themeColor="accent6" w:themeShade="80"/>
          <w:sz w:val="24"/>
          <w:szCs w:val="24"/>
        </w:rPr>
        <w:t xml:space="preserve">a new set of skills which will allow them </w:t>
      </w:r>
      <w:r w:rsidR="00654761" w:rsidRPr="006B3D63">
        <w:rPr>
          <w:rFonts w:ascii="Times New Roman" w:hAnsi="Times New Roman" w:cs="Times New Roman"/>
          <w:color w:val="984806" w:themeColor="accent6" w:themeShade="80"/>
          <w:sz w:val="24"/>
          <w:szCs w:val="24"/>
        </w:rPr>
        <w:t>to expand their expertise.</w:t>
      </w:r>
    </w:p>
    <w:p w14:paraId="63382D35" w14:textId="5CAABAC9" w:rsidR="00A83702" w:rsidRPr="00654761" w:rsidRDefault="006A5121" w:rsidP="006B3D63">
      <w:pPr>
        <w:pStyle w:val="Heading2"/>
        <w:rPr>
          <w:color w:val="0F243E" w:themeColor="text2" w:themeShade="80"/>
          <w:sz w:val="28"/>
          <w:szCs w:val="28"/>
        </w:rPr>
      </w:pPr>
      <w:bookmarkStart w:id="10" w:name="_Toc166617223"/>
      <w:r>
        <w:t>Creating a caring and a productive community at Beyond-The-</w:t>
      </w:r>
      <w:r w:rsidR="003C2E77">
        <w:rPr>
          <w:rFonts w:ascii="Times New Roman" w:hAnsi="Times New Roman" w:cs="Times New Roman"/>
          <w:color w:val="000000" w:themeColor="text1"/>
          <w:sz w:val="21"/>
          <w:szCs w:val="21"/>
        </w:rPr>
        <w:t>Technical 2024</w:t>
      </w:r>
      <w:r w:rsidR="00416667">
        <w:rPr>
          <w:rFonts w:ascii="Times New Roman" w:hAnsi="Times New Roman" w:cs="Times New Roman"/>
          <w:color w:val="000000" w:themeColor="text1"/>
          <w:sz w:val="21"/>
          <w:szCs w:val="21"/>
        </w:rPr>
        <w:t>.</w:t>
      </w:r>
      <w:bookmarkEnd w:id="10"/>
    </w:p>
    <w:p w14:paraId="7C73275D" w14:textId="2146874C" w:rsidR="00654761" w:rsidRPr="006B3D63" w:rsidRDefault="0051460A" w:rsidP="00E22AF4">
      <w:pPr>
        <w:pStyle w:val="ListParagraph"/>
        <w:numPr>
          <w:ilvl w:val="0"/>
          <w:numId w:val="14"/>
        </w:numPr>
        <w:rPr>
          <w:rFonts w:ascii="Times New Roman" w:hAnsi="Times New Roman" w:cs="Times New Roman"/>
          <w:color w:val="984806" w:themeColor="accent6" w:themeShade="80"/>
          <w:sz w:val="24"/>
          <w:szCs w:val="24"/>
        </w:rPr>
      </w:pPr>
      <w:bookmarkStart w:id="11" w:name="_Hlk166251738"/>
      <w:r w:rsidRPr="006B3D63">
        <w:rPr>
          <w:rFonts w:ascii="Times New Roman" w:hAnsi="Times New Roman" w:cs="Times New Roman"/>
          <w:color w:val="984806" w:themeColor="accent6" w:themeShade="80"/>
          <w:sz w:val="24"/>
          <w:szCs w:val="24"/>
        </w:rPr>
        <w:t xml:space="preserve">The objective here is </w:t>
      </w:r>
      <w:r w:rsidR="00B64475" w:rsidRPr="006B3D63">
        <w:rPr>
          <w:rFonts w:ascii="Times New Roman" w:hAnsi="Times New Roman" w:cs="Times New Roman"/>
          <w:color w:val="984806" w:themeColor="accent6" w:themeShade="80"/>
          <w:sz w:val="24"/>
          <w:szCs w:val="24"/>
        </w:rPr>
        <w:t xml:space="preserve">to </w:t>
      </w:r>
      <w:r w:rsidR="00986147" w:rsidRPr="006B3D63">
        <w:rPr>
          <w:rFonts w:ascii="Times New Roman" w:hAnsi="Times New Roman" w:cs="Times New Roman"/>
          <w:color w:val="984806" w:themeColor="accent6" w:themeShade="80"/>
          <w:sz w:val="24"/>
          <w:szCs w:val="24"/>
        </w:rPr>
        <w:t>make</w:t>
      </w:r>
      <w:bookmarkEnd w:id="11"/>
      <w:r w:rsidR="00986147" w:rsidRPr="006B3D63">
        <w:rPr>
          <w:rFonts w:ascii="Times New Roman" w:hAnsi="Times New Roman" w:cs="Times New Roman"/>
          <w:color w:val="984806" w:themeColor="accent6" w:themeShade="80"/>
          <w:sz w:val="24"/>
          <w:szCs w:val="24"/>
        </w:rPr>
        <w:t xml:space="preserve"> an environment that’s </w:t>
      </w:r>
      <w:r w:rsidR="0092406E" w:rsidRPr="006B3D63">
        <w:rPr>
          <w:rFonts w:ascii="Times New Roman" w:hAnsi="Times New Roman" w:cs="Times New Roman"/>
          <w:color w:val="984806" w:themeColor="accent6" w:themeShade="80"/>
          <w:sz w:val="24"/>
          <w:szCs w:val="24"/>
        </w:rPr>
        <w:t>caring, accepting</w:t>
      </w:r>
      <w:r w:rsidR="00C179E3" w:rsidRPr="006B3D63">
        <w:rPr>
          <w:rFonts w:ascii="Times New Roman" w:hAnsi="Times New Roman" w:cs="Times New Roman"/>
          <w:color w:val="984806" w:themeColor="accent6" w:themeShade="80"/>
          <w:sz w:val="24"/>
          <w:szCs w:val="24"/>
        </w:rPr>
        <w:t>, collaborative</w:t>
      </w:r>
      <w:r w:rsidR="0092406E" w:rsidRPr="006B3D63">
        <w:rPr>
          <w:rFonts w:ascii="Times New Roman" w:hAnsi="Times New Roman" w:cs="Times New Roman"/>
          <w:color w:val="984806" w:themeColor="accent6" w:themeShade="80"/>
          <w:sz w:val="24"/>
          <w:szCs w:val="24"/>
        </w:rPr>
        <w:t xml:space="preserve"> and most importantly productive that always gets the job done smoothly without any issues whatsoever </w:t>
      </w:r>
      <w:r w:rsidR="003C79DB" w:rsidRPr="006B3D63">
        <w:rPr>
          <w:rFonts w:ascii="Times New Roman" w:hAnsi="Times New Roman" w:cs="Times New Roman"/>
          <w:color w:val="984806" w:themeColor="accent6" w:themeShade="80"/>
          <w:sz w:val="24"/>
          <w:szCs w:val="24"/>
        </w:rPr>
        <w:t>where attendees can communicate</w:t>
      </w:r>
      <w:r w:rsidR="000C5739" w:rsidRPr="006B3D63">
        <w:rPr>
          <w:rFonts w:ascii="Times New Roman" w:hAnsi="Times New Roman" w:cs="Times New Roman"/>
          <w:color w:val="984806" w:themeColor="accent6" w:themeShade="80"/>
          <w:sz w:val="24"/>
          <w:szCs w:val="24"/>
        </w:rPr>
        <w:t>, connect and share knowledge</w:t>
      </w:r>
      <w:r w:rsidR="00BD761E" w:rsidRPr="006B3D63">
        <w:rPr>
          <w:rFonts w:ascii="Times New Roman" w:hAnsi="Times New Roman" w:cs="Times New Roman"/>
          <w:color w:val="984806" w:themeColor="accent6" w:themeShade="80"/>
          <w:sz w:val="24"/>
          <w:szCs w:val="24"/>
        </w:rPr>
        <w:t xml:space="preserve">. The learning outcome is </w:t>
      </w:r>
      <w:r w:rsidR="009A16E4" w:rsidRPr="006B3D63">
        <w:rPr>
          <w:rFonts w:ascii="Times New Roman" w:hAnsi="Times New Roman" w:cs="Times New Roman"/>
          <w:color w:val="984806" w:themeColor="accent6" w:themeShade="80"/>
          <w:sz w:val="24"/>
          <w:szCs w:val="24"/>
        </w:rPr>
        <w:t>that the attendees will have the opportunity to make friends</w:t>
      </w:r>
      <w:r w:rsidR="0046649F" w:rsidRPr="006B3D63">
        <w:rPr>
          <w:rFonts w:ascii="Times New Roman" w:hAnsi="Times New Roman" w:cs="Times New Roman"/>
          <w:color w:val="984806" w:themeColor="accent6" w:themeShade="80"/>
          <w:sz w:val="24"/>
          <w:szCs w:val="24"/>
        </w:rPr>
        <w:t xml:space="preserve"> and</w:t>
      </w:r>
      <w:r w:rsidR="009A16E4" w:rsidRPr="006B3D63">
        <w:rPr>
          <w:rFonts w:ascii="Times New Roman" w:hAnsi="Times New Roman" w:cs="Times New Roman"/>
          <w:color w:val="984806" w:themeColor="accent6" w:themeShade="80"/>
          <w:sz w:val="24"/>
          <w:szCs w:val="24"/>
        </w:rPr>
        <w:t xml:space="preserve"> connections</w:t>
      </w:r>
      <w:r w:rsidR="004251A5" w:rsidRPr="006B3D63">
        <w:rPr>
          <w:rFonts w:ascii="Times New Roman" w:hAnsi="Times New Roman" w:cs="Times New Roman"/>
          <w:color w:val="984806" w:themeColor="accent6" w:themeShade="80"/>
          <w:sz w:val="24"/>
          <w:szCs w:val="24"/>
        </w:rPr>
        <w:t xml:space="preserve"> as they will engage in discussions where they will meet </w:t>
      </w:r>
      <w:r w:rsidR="002859F5" w:rsidRPr="006B3D63">
        <w:rPr>
          <w:rFonts w:ascii="Times New Roman" w:hAnsi="Times New Roman" w:cs="Times New Roman"/>
          <w:color w:val="984806" w:themeColor="accent6" w:themeShade="80"/>
          <w:sz w:val="24"/>
          <w:szCs w:val="24"/>
        </w:rPr>
        <w:t>new</w:t>
      </w:r>
      <w:r w:rsidR="004251A5" w:rsidRPr="006B3D63">
        <w:rPr>
          <w:rFonts w:ascii="Times New Roman" w:hAnsi="Times New Roman" w:cs="Times New Roman"/>
          <w:color w:val="984806" w:themeColor="accent6" w:themeShade="80"/>
          <w:sz w:val="24"/>
          <w:szCs w:val="24"/>
        </w:rPr>
        <w:t xml:space="preserve"> people with different </w:t>
      </w:r>
      <w:proofErr w:type="gramStart"/>
      <w:r w:rsidR="004251A5" w:rsidRPr="006B3D63">
        <w:rPr>
          <w:rFonts w:ascii="Times New Roman" w:hAnsi="Times New Roman" w:cs="Times New Roman"/>
          <w:color w:val="984806" w:themeColor="accent6" w:themeShade="80"/>
          <w:sz w:val="24"/>
          <w:szCs w:val="24"/>
        </w:rPr>
        <w:t>experiences</w:t>
      </w:r>
      <w:proofErr w:type="gramEnd"/>
      <w:r w:rsidR="004251A5" w:rsidRPr="006B3D63">
        <w:rPr>
          <w:rFonts w:ascii="Times New Roman" w:hAnsi="Times New Roman" w:cs="Times New Roman"/>
          <w:color w:val="984806" w:themeColor="accent6" w:themeShade="80"/>
          <w:sz w:val="24"/>
          <w:szCs w:val="24"/>
        </w:rPr>
        <w:t xml:space="preserve"> </w:t>
      </w:r>
      <w:r w:rsidR="00C72B90" w:rsidRPr="006B3D63">
        <w:rPr>
          <w:rFonts w:ascii="Times New Roman" w:hAnsi="Times New Roman" w:cs="Times New Roman"/>
          <w:color w:val="984806" w:themeColor="accent6" w:themeShade="80"/>
          <w:sz w:val="24"/>
          <w:szCs w:val="24"/>
        </w:rPr>
        <w:t>and they will learn from their experience.</w:t>
      </w:r>
    </w:p>
    <w:p w14:paraId="214E0E90" w14:textId="77777777" w:rsidR="00450382" w:rsidRDefault="00450382" w:rsidP="00E13325">
      <w:pPr>
        <w:pStyle w:val="ListParagraph"/>
        <w:rPr>
          <w:rFonts w:ascii="Times New Roman" w:hAnsi="Times New Roman" w:cs="Times New Roman"/>
          <w:color w:val="984806" w:themeColor="accent6" w:themeShade="80"/>
          <w:sz w:val="21"/>
          <w:szCs w:val="21"/>
        </w:rPr>
      </w:pPr>
    </w:p>
    <w:p w14:paraId="1A4B5D4E" w14:textId="6779CBF3" w:rsidR="00E13325" w:rsidRPr="00E13325" w:rsidRDefault="00E13325" w:rsidP="006B3D63">
      <w:pPr>
        <w:pStyle w:val="Heading2"/>
        <w:rPr>
          <w:rFonts w:ascii="Times New Roman" w:hAnsi="Times New Roman" w:cs="Times New Roman"/>
          <w:color w:val="984806" w:themeColor="accent6" w:themeShade="80"/>
          <w:sz w:val="20"/>
          <w:szCs w:val="20"/>
        </w:rPr>
      </w:pPr>
      <w:bookmarkStart w:id="12" w:name="_Toc166617224"/>
      <w:r w:rsidRPr="00E13325">
        <w:rPr>
          <w:sz w:val="24"/>
          <w:szCs w:val="24"/>
        </w:rPr>
        <w:lastRenderedPageBreak/>
        <w:t xml:space="preserve">Engaging </w:t>
      </w:r>
      <w:r w:rsidRPr="00E13325">
        <w:t>participants in immersive activities like "Escape the Room" to foster teamwork, problem-solving, and decision-making skills.</w:t>
      </w:r>
      <w:bookmarkEnd w:id="12"/>
    </w:p>
    <w:p w14:paraId="1EAE374A" w14:textId="77777777" w:rsidR="00E13325" w:rsidRPr="00E8245A" w:rsidRDefault="00E13325" w:rsidP="00E13325">
      <w:pPr>
        <w:pStyle w:val="ListParagraph"/>
        <w:rPr>
          <w:rFonts w:ascii="Times New Roman" w:hAnsi="Times New Roman" w:cs="Times New Roman"/>
          <w:b/>
          <w:bCs/>
          <w:color w:val="984806" w:themeColor="accent6" w:themeShade="80"/>
          <w:sz w:val="20"/>
          <w:szCs w:val="20"/>
        </w:rPr>
      </w:pPr>
    </w:p>
    <w:p w14:paraId="6876552B" w14:textId="28FDDDEA" w:rsidR="00E13325" w:rsidRPr="006B3D63" w:rsidRDefault="001A06CF" w:rsidP="001A06CF">
      <w:pPr>
        <w:pStyle w:val="ListParagraph"/>
        <w:numPr>
          <w:ilvl w:val="0"/>
          <w:numId w:val="14"/>
        </w:numPr>
        <w:rPr>
          <w:rFonts w:ascii="Times New Roman" w:hAnsi="Times New Roman" w:cs="Times New Roman"/>
          <w:b/>
          <w:bCs/>
          <w:color w:val="984806" w:themeColor="accent6" w:themeShade="80"/>
          <w:sz w:val="24"/>
          <w:szCs w:val="24"/>
        </w:rPr>
      </w:pPr>
      <w:r w:rsidRPr="006B3D63">
        <w:rPr>
          <w:color w:val="984806" w:themeColor="accent6" w:themeShade="80"/>
          <w:sz w:val="24"/>
          <w:szCs w:val="24"/>
        </w:rPr>
        <w:t>The objective here is to make Participants</w:t>
      </w:r>
      <w:r w:rsidR="00033295" w:rsidRPr="006B3D63">
        <w:rPr>
          <w:color w:val="984806" w:themeColor="accent6" w:themeShade="80"/>
          <w:sz w:val="24"/>
          <w:szCs w:val="24"/>
        </w:rPr>
        <w:t xml:space="preserve"> apply and practice what they learned during the event in a fun way that </w:t>
      </w:r>
      <w:r w:rsidRPr="006B3D63">
        <w:rPr>
          <w:color w:val="984806" w:themeColor="accent6" w:themeShade="80"/>
          <w:sz w:val="24"/>
          <w:szCs w:val="24"/>
        </w:rPr>
        <w:t>will enhance their ability to collaborate under pressure, think critically, and solve complex problems as a team, leading to improved teamwork and decision-making in professional settings.</w:t>
      </w:r>
    </w:p>
    <w:p w14:paraId="056B2A3F" w14:textId="271AC02C" w:rsidR="00106DB0" w:rsidRPr="00416667" w:rsidRDefault="00106DB0" w:rsidP="006B3D63">
      <w:pPr>
        <w:pStyle w:val="Title"/>
        <w:jc w:val="center"/>
      </w:pPr>
      <w:r w:rsidRPr="00416667">
        <w:t>Event details</w:t>
      </w:r>
    </w:p>
    <w:p w14:paraId="4E4AA885" w14:textId="50D4B6A6" w:rsidR="00106DB0" w:rsidRPr="003A1292" w:rsidRDefault="00106DB0" w:rsidP="00230CB1">
      <w:pPr>
        <w:jc w:val="center"/>
        <w:rPr>
          <w:rFonts w:ascii="Times New Roman" w:hAnsi="Times New Roman" w:cs="Times New Roman"/>
          <w:color w:val="000000" w:themeColor="text1"/>
          <w:sz w:val="21"/>
          <w:szCs w:val="21"/>
        </w:rPr>
      </w:pPr>
      <w:r w:rsidRPr="003A1292">
        <w:rPr>
          <w:rFonts w:ascii="Times New Roman" w:hAnsi="Times New Roman" w:cs="Times New Roman"/>
          <w:color w:val="000000" w:themeColor="text1"/>
          <w:sz w:val="21"/>
          <w:szCs w:val="21"/>
        </w:rPr>
        <w:t>Title: Beyond-The-Technical 2024.</w:t>
      </w:r>
    </w:p>
    <w:p w14:paraId="60A6685D" w14:textId="127439BC" w:rsidR="00106DB0" w:rsidRPr="003A1292" w:rsidRDefault="00106DB0" w:rsidP="00230CB1">
      <w:pPr>
        <w:jc w:val="center"/>
        <w:rPr>
          <w:rFonts w:ascii="Times New Roman" w:hAnsi="Times New Roman" w:cs="Times New Roman"/>
          <w:color w:val="000000" w:themeColor="text1"/>
          <w:sz w:val="21"/>
          <w:szCs w:val="21"/>
        </w:rPr>
      </w:pPr>
      <w:r w:rsidRPr="003A1292">
        <w:rPr>
          <w:rFonts w:ascii="Times New Roman" w:hAnsi="Times New Roman" w:cs="Times New Roman"/>
          <w:color w:val="000000" w:themeColor="text1"/>
          <w:sz w:val="21"/>
          <w:szCs w:val="21"/>
        </w:rPr>
        <w:t>Duration: 3 days.</w:t>
      </w:r>
    </w:p>
    <w:p w14:paraId="5E088F5D" w14:textId="67C259C8" w:rsidR="00106DB0" w:rsidRPr="00F87815" w:rsidRDefault="00106DB0" w:rsidP="00230CB1">
      <w:pPr>
        <w:jc w:val="center"/>
        <w:rPr>
          <w:rFonts w:ascii="Times New Roman" w:hAnsi="Times New Roman" w:cs="Times New Roman"/>
          <w:color w:val="FF0000"/>
          <w:sz w:val="21"/>
          <w:szCs w:val="21"/>
        </w:rPr>
      </w:pPr>
      <w:r w:rsidRPr="003A1292">
        <w:rPr>
          <w:rFonts w:ascii="Times New Roman" w:hAnsi="Times New Roman" w:cs="Times New Roman"/>
          <w:color w:val="000000" w:themeColor="text1"/>
          <w:sz w:val="21"/>
          <w:szCs w:val="21"/>
        </w:rPr>
        <w:t xml:space="preserve">Date: </w:t>
      </w:r>
      <w:r w:rsidR="00AD052D">
        <w:rPr>
          <w:rFonts w:ascii="Times New Roman" w:hAnsi="Times New Roman" w:cs="Times New Roman"/>
          <w:color w:val="000000" w:themeColor="text1"/>
          <w:sz w:val="21"/>
          <w:szCs w:val="21"/>
        </w:rPr>
        <w:t>25</w:t>
      </w:r>
      <w:r w:rsidRPr="003A1292">
        <w:rPr>
          <w:rFonts w:ascii="Times New Roman" w:hAnsi="Times New Roman" w:cs="Times New Roman"/>
          <w:color w:val="000000" w:themeColor="text1"/>
          <w:sz w:val="21"/>
          <w:szCs w:val="21"/>
          <w:vertAlign w:val="superscript"/>
        </w:rPr>
        <w:t>h</w:t>
      </w:r>
      <w:r w:rsidRPr="003A1292">
        <w:rPr>
          <w:rFonts w:ascii="Times New Roman" w:hAnsi="Times New Roman" w:cs="Times New Roman"/>
          <w:color w:val="000000" w:themeColor="text1"/>
          <w:sz w:val="21"/>
          <w:szCs w:val="21"/>
        </w:rPr>
        <w:t xml:space="preserve"> of </w:t>
      </w:r>
      <w:r w:rsidR="00CF0253">
        <w:rPr>
          <w:rFonts w:ascii="Times New Roman" w:hAnsi="Times New Roman" w:cs="Times New Roman"/>
          <w:color w:val="000000" w:themeColor="text1"/>
          <w:sz w:val="21"/>
          <w:szCs w:val="21"/>
        </w:rPr>
        <w:t>A</w:t>
      </w:r>
      <w:r w:rsidR="00AD052D">
        <w:rPr>
          <w:rFonts w:ascii="Times New Roman" w:hAnsi="Times New Roman" w:cs="Times New Roman"/>
          <w:color w:val="000000" w:themeColor="text1"/>
          <w:sz w:val="21"/>
          <w:szCs w:val="21"/>
        </w:rPr>
        <w:t>pr</w:t>
      </w:r>
      <w:r w:rsidRPr="003A1292">
        <w:rPr>
          <w:rFonts w:ascii="Times New Roman" w:hAnsi="Times New Roman" w:cs="Times New Roman"/>
          <w:color w:val="000000" w:themeColor="text1"/>
          <w:sz w:val="21"/>
          <w:szCs w:val="21"/>
        </w:rPr>
        <w:t xml:space="preserve"> 2024</w:t>
      </w:r>
    </w:p>
    <w:p w14:paraId="56E14F35" w14:textId="2B5B0025" w:rsidR="00106DB0" w:rsidRPr="003A1292" w:rsidRDefault="00106DB0" w:rsidP="00230CB1">
      <w:pPr>
        <w:jc w:val="center"/>
        <w:rPr>
          <w:rFonts w:ascii="Times New Roman" w:hAnsi="Times New Roman" w:cs="Times New Roman"/>
          <w:color w:val="000000" w:themeColor="text1"/>
          <w:sz w:val="21"/>
          <w:szCs w:val="21"/>
        </w:rPr>
      </w:pPr>
      <w:r w:rsidRPr="003A1292">
        <w:rPr>
          <w:rFonts w:ascii="Times New Roman" w:hAnsi="Times New Roman" w:cs="Times New Roman"/>
          <w:color w:val="000000" w:themeColor="text1"/>
          <w:sz w:val="21"/>
          <w:szCs w:val="21"/>
        </w:rPr>
        <w:t xml:space="preserve">Location: </w:t>
      </w:r>
      <w:r w:rsidR="000533AF">
        <w:rPr>
          <w:rFonts w:ascii="Times New Roman" w:hAnsi="Times New Roman" w:cs="Times New Roman"/>
          <w:color w:val="000000" w:themeColor="text1"/>
          <w:sz w:val="21"/>
          <w:szCs w:val="21"/>
        </w:rPr>
        <w:t xml:space="preserve">Landmark </w:t>
      </w:r>
      <w:r w:rsidR="009329A0">
        <w:rPr>
          <w:rFonts w:ascii="Times New Roman" w:hAnsi="Times New Roman" w:cs="Times New Roman"/>
          <w:color w:val="000000" w:themeColor="text1"/>
          <w:sz w:val="21"/>
          <w:szCs w:val="21"/>
        </w:rPr>
        <w:t xml:space="preserve">Amman Hotel and Conference </w:t>
      </w:r>
      <w:r w:rsidR="000004A8">
        <w:rPr>
          <w:rFonts w:ascii="Times New Roman" w:hAnsi="Times New Roman" w:cs="Times New Roman"/>
          <w:color w:val="000000" w:themeColor="text1"/>
          <w:sz w:val="21"/>
          <w:szCs w:val="21"/>
        </w:rPr>
        <w:t>Centre</w:t>
      </w:r>
      <w:r w:rsidRPr="003A1292">
        <w:rPr>
          <w:rFonts w:ascii="Times New Roman" w:hAnsi="Times New Roman" w:cs="Times New Roman"/>
          <w:color w:val="000000" w:themeColor="text1"/>
          <w:sz w:val="21"/>
          <w:szCs w:val="21"/>
        </w:rPr>
        <w:t>.</w:t>
      </w:r>
    </w:p>
    <w:p w14:paraId="13744036" w14:textId="70210F80" w:rsidR="00106DB0" w:rsidRDefault="00BF4998" w:rsidP="00A83702">
      <w:pPr>
        <w:rPr>
          <w:rFonts w:ascii="Times New Roman" w:hAnsi="Times New Roman" w:cs="Times New Roman"/>
          <w:b/>
          <w:bCs/>
          <w:i/>
          <w:iCs/>
          <w:color w:val="0F243E" w:themeColor="text2" w:themeShade="80"/>
          <w:sz w:val="28"/>
          <w:szCs w:val="28"/>
        </w:rPr>
      </w:pPr>
      <w:r>
        <w:rPr>
          <w:rFonts w:ascii="Times New Roman" w:hAnsi="Times New Roman" w:cs="Times New Roman"/>
          <w:b/>
          <w:bCs/>
          <w:i/>
          <w:iCs/>
          <w:color w:val="0F243E" w:themeColor="text2" w:themeShade="80"/>
          <w:sz w:val="28"/>
          <w:szCs w:val="28"/>
        </w:rPr>
        <w:t>Keynote speakers</w:t>
      </w:r>
      <w:r w:rsidR="00D92570">
        <w:rPr>
          <w:rFonts w:ascii="Times New Roman" w:hAnsi="Times New Roman" w:cs="Times New Roman"/>
          <w:b/>
          <w:bCs/>
          <w:i/>
          <w:iCs/>
          <w:color w:val="0F243E" w:themeColor="text2" w:themeShade="80"/>
          <w:sz w:val="28"/>
          <w:szCs w:val="28"/>
        </w:rPr>
        <w:t>.</w:t>
      </w:r>
    </w:p>
    <w:p w14:paraId="3D76D7AB" w14:textId="4DE5F33C" w:rsidR="005024B8" w:rsidRDefault="00EC5881" w:rsidP="005024B8">
      <w:pPr>
        <w:pStyle w:val="Heading1"/>
        <w:spacing w:before="0"/>
        <w:rPr>
          <w:rFonts w:ascii="Helvetica Neue" w:hAnsi="Helvetica Neue"/>
          <w:b/>
          <w:bCs/>
          <w:color w:val="0053C7"/>
          <w:spacing w:val="-10"/>
          <w:sz w:val="40"/>
          <w:szCs w:val="40"/>
        </w:rPr>
      </w:pPr>
      <w:bookmarkStart w:id="13" w:name="_Toc166617225"/>
      <w:r>
        <w:rPr>
          <w:rFonts w:ascii="Helvetica Neue" w:hAnsi="Helvetica Neue"/>
          <w:b/>
          <w:bCs/>
          <w:color w:val="0053C7"/>
          <w:spacing w:val="-10"/>
          <w:sz w:val="40"/>
          <w:szCs w:val="40"/>
        </w:rPr>
        <w:t>Duncan Stevens</w:t>
      </w:r>
      <w:bookmarkEnd w:id="13"/>
    </w:p>
    <w:p w14:paraId="38E10647" w14:textId="33EF90AC" w:rsidR="00BB54F9" w:rsidRDefault="00BB54F9" w:rsidP="00BB54F9">
      <w:pPr>
        <w:jc w:val="center"/>
      </w:pPr>
      <w:r>
        <w:rPr>
          <w:lang w:val="en-US" w:eastAsia="en-US"/>
        </w:rPr>
        <w:drawing>
          <wp:inline distT="0" distB="0" distL="0" distR="0" wp14:anchorId="088DD547" wp14:editId="5AF73340">
            <wp:extent cx="6645910" cy="3738245"/>
            <wp:effectExtent l="0" t="0" r="2540" b="0"/>
            <wp:docPr id="1519047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7928" name="Picture 1519047928"/>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3CEF898" w14:textId="1DFB9DBB" w:rsidR="00BB54F9" w:rsidRPr="00BB54F9" w:rsidRDefault="00BB54F9" w:rsidP="00BB54F9">
      <w:pPr>
        <w:jc w:val="center"/>
      </w:pPr>
      <w:r>
        <w:t>(3)</w:t>
      </w:r>
    </w:p>
    <w:p w14:paraId="133C9E41" w14:textId="77777777" w:rsidR="005024B8" w:rsidRPr="006B3D63" w:rsidRDefault="005024B8" w:rsidP="005024B8">
      <w:pPr>
        <w:pStyle w:val="NormalWeb"/>
        <w:spacing w:before="0" w:beforeAutospacing="0" w:after="240" w:afterAutospacing="0"/>
        <w:jc w:val="both"/>
        <w:rPr>
          <w:rFonts w:ascii="Helvetica Neue" w:hAnsi="Helvetica Neue"/>
          <w:color w:val="000000"/>
        </w:rPr>
      </w:pPr>
      <w:r w:rsidRPr="006B3D63">
        <w:rPr>
          <w:rFonts w:ascii="Helvetica Neue" w:hAnsi="Helvetica Neue"/>
          <w:color w:val="000000"/>
        </w:rPr>
        <w:t>Top keynote speaker in Amman, Duncan Stevens is a world-leading expert in influence, persuasion, sales, leadership and change management. He delivers keynotes around in around Amman, Jordan and internationally from</w:t>
      </w:r>
      <w:r w:rsidRPr="006B3D63">
        <w:rPr>
          <w:rStyle w:val="apple-converted-space"/>
          <w:rFonts w:ascii="Helvetica Neue" w:hAnsi="Helvetica Neue"/>
          <w:color w:val="000000"/>
        </w:rPr>
        <w:t> </w:t>
      </w:r>
      <w:hyperlink r:id="rId17" w:history="1">
        <w:r w:rsidRPr="006B3D63">
          <w:rPr>
            <w:rStyle w:val="Hyperlink"/>
            <w:rFonts w:ascii="Helvetica Neue" w:hAnsi="Helvetica Neue"/>
            <w:color w:val="0053C7"/>
          </w:rPr>
          <w:t>Casablanca</w:t>
        </w:r>
      </w:hyperlink>
      <w:r w:rsidRPr="006B3D63">
        <w:rPr>
          <w:rStyle w:val="apple-converted-space"/>
          <w:rFonts w:ascii="Helvetica Neue" w:hAnsi="Helvetica Neue"/>
          <w:color w:val="000000"/>
        </w:rPr>
        <w:t> </w:t>
      </w:r>
      <w:r w:rsidRPr="006B3D63">
        <w:rPr>
          <w:rFonts w:ascii="Helvetica Neue" w:hAnsi="Helvetica Neue"/>
          <w:color w:val="000000"/>
        </w:rPr>
        <w:t>to</w:t>
      </w:r>
      <w:r w:rsidRPr="006B3D63">
        <w:rPr>
          <w:rStyle w:val="apple-converted-space"/>
          <w:rFonts w:ascii="Helvetica Neue" w:hAnsi="Helvetica Neue"/>
          <w:color w:val="000000"/>
        </w:rPr>
        <w:t> </w:t>
      </w:r>
      <w:hyperlink r:id="rId18" w:history="1">
        <w:r w:rsidRPr="006B3D63">
          <w:rPr>
            <w:rStyle w:val="Hyperlink"/>
            <w:rFonts w:ascii="Helvetica Neue" w:hAnsi="Helvetica Neue"/>
            <w:color w:val="0053C7"/>
          </w:rPr>
          <w:t>Chennai</w:t>
        </w:r>
      </w:hyperlink>
      <w:r w:rsidRPr="006B3D63">
        <w:rPr>
          <w:rStyle w:val="apple-converted-space"/>
          <w:rFonts w:ascii="Helvetica Neue" w:hAnsi="Helvetica Neue"/>
          <w:color w:val="000000"/>
        </w:rPr>
        <w:t> </w:t>
      </w:r>
      <w:r w:rsidRPr="006B3D63">
        <w:rPr>
          <w:rFonts w:ascii="Helvetica Neue" w:hAnsi="Helvetica Neue"/>
          <w:color w:val="000000"/>
        </w:rPr>
        <w:t>and from</w:t>
      </w:r>
      <w:r w:rsidRPr="006B3D63">
        <w:rPr>
          <w:rStyle w:val="apple-converted-space"/>
          <w:rFonts w:ascii="Helvetica Neue" w:hAnsi="Helvetica Neue"/>
          <w:color w:val="000000"/>
        </w:rPr>
        <w:t> </w:t>
      </w:r>
      <w:hyperlink r:id="rId19" w:history="1">
        <w:r w:rsidRPr="006B3D63">
          <w:rPr>
            <w:rStyle w:val="Hyperlink"/>
            <w:rFonts w:ascii="Helvetica Neue" w:hAnsi="Helvetica Neue"/>
            <w:color w:val="0053C7"/>
          </w:rPr>
          <w:t>Chicago</w:t>
        </w:r>
      </w:hyperlink>
      <w:r w:rsidRPr="006B3D63">
        <w:rPr>
          <w:rStyle w:val="apple-converted-space"/>
          <w:rFonts w:ascii="Helvetica Neue" w:hAnsi="Helvetica Neue"/>
          <w:color w:val="000000"/>
        </w:rPr>
        <w:t> </w:t>
      </w:r>
      <w:r w:rsidRPr="006B3D63">
        <w:rPr>
          <w:rFonts w:ascii="Helvetica Neue" w:hAnsi="Helvetica Neue"/>
          <w:color w:val="000000"/>
        </w:rPr>
        <w:t>to</w:t>
      </w:r>
      <w:r w:rsidRPr="006B3D63">
        <w:rPr>
          <w:rStyle w:val="apple-converted-space"/>
          <w:rFonts w:ascii="Helvetica Neue" w:hAnsi="Helvetica Neue"/>
          <w:color w:val="000000"/>
        </w:rPr>
        <w:t> </w:t>
      </w:r>
      <w:hyperlink r:id="rId20" w:history="1">
        <w:r w:rsidRPr="006B3D63">
          <w:rPr>
            <w:rStyle w:val="Hyperlink"/>
            <w:rFonts w:ascii="Helvetica Neue" w:hAnsi="Helvetica Neue"/>
            <w:color w:val="0053C7"/>
          </w:rPr>
          <w:t>Cologne</w:t>
        </w:r>
      </w:hyperlink>
      <w:r w:rsidRPr="006B3D63">
        <w:rPr>
          <w:rFonts w:ascii="Helvetica Neue" w:hAnsi="Helvetica Neue"/>
          <w:color w:val="000000"/>
        </w:rPr>
        <w:t>. His inspiring keynotes are entertaining, engaging and packed with content.</w:t>
      </w:r>
    </w:p>
    <w:p w14:paraId="72706DE9" w14:textId="715CBFDB" w:rsidR="00976D7A" w:rsidRPr="006B3D63" w:rsidRDefault="00A776EC" w:rsidP="006B3D63">
      <w:pPr>
        <w:pStyle w:val="Heading1"/>
      </w:pPr>
      <w:bookmarkStart w:id="14" w:name="_Toc166617226"/>
      <w:r w:rsidRPr="006B3D63">
        <w:lastRenderedPageBreak/>
        <w:t>S</w:t>
      </w:r>
      <w:r w:rsidR="00031955" w:rsidRPr="006B3D63">
        <w:t xml:space="preserve">uresh </w:t>
      </w:r>
      <w:proofErr w:type="spellStart"/>
      <w:r w:rsidR="00031955" w:rsidRPr="006B3D63">
        <w:t>Devnani</w:t>
      </w:r>
      <w:bookmarkEnd w:id="14"/>
      <w:proofErr w:type="spellEnd"/>
    </w:p>
    <w:p w14:paraId="79A07097" w14:textId="433DD63B" w:rsidR="00BB54F9" w:rsidRDefault="00BB54F9" w:rsidP="00BB54F9">
      <w:pPr>
        <w:jc w:val="center"/>
      </w:pPr>
      <w:r>
        <w:rPr>
          <w:lang w:val="en-US" w:eastAsia="en-US"/>
        </w:rPr>
        <w:drawing>
          <wp:inline distT="0" distB="0" distL="0" distR="0" wp14:anchorId="36507FFC" wp14:editId="22882887">
            <wp:extent cx="6645910" cy="6645910"/>
            <wp:effectExtent l="0" t="0" r="2540" b="2540"/>
            <wp:docPr id="1015663654" name="Picture 3" descr="A person wearing a head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63654" name="Picture 3" descr="A person wearing a headse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p w14:paraId="56C5FC5D" w14:textId="72165037" w:rsidR="00BB54F9" w:rsidRPr="00BB54F9" w:rsidRDefault="00BB54F9" w:rsidP="00BB54F9">
      <w:pPr>
        <w:jc w:val="center"/>
      </w:pPr>
      <w:r>
        <w:t>(4)</w:t>
      </w:r>
    </w:p>
    <w:p w14:paraId="70161A27" w14:textId="74B1F2E2" w:rsidR="00BF4998" w:rsidRPr="006B3D63" w:rsidRDefault="0097067D" w:rsidP="00A83702">
      <w:pPr>
        <w:rPr>
          <w:rFonts w:ascii="Roboto" w:hAnsi="Roboto"/>
          <w:color w:val="000000" w:themeColor="text1"/>
          <w:sz w:val="24"/>
          <w:szCs w:val="24"/>
          <w:shd w:val="clear" w:color="auto" w:fill="FFFFFF"/>
        </w:rPr>
      </w:pPr>
      <w:r w:rsidRPr="006B3D63">
        <w:rPr>
          <w:rFonts w:ascii="Roboto" w:hAnsi="Roboto"/>
          <w:color w:val="000000" w:themeColor="text1"/>
          <w:sz w:val="24"/>
          <w:szCs w:val="24"/>
          <w:shd w:val="clear" w:color="auto" w:fill="FFFFFF"/>
        </w:rPr>
        <w:t xml:space="preserve">Jordan best motivational speaker </w:t>
      </w:r>
      <w:proofErr w:type="spellStart"/>
      <w:r w:rsidRPr="006B3D63">
        <w:rPr>
          <w:rFonts w:ascii="Roboto" w:hAnsi="Roboto"/>
          <w:color w:val="000000" w:themeColor="text1"/>
          <w:sz w:val="24"/>
          <w:szCs w:val="24"/>
          <w:shd w:val="clear" w:color="auto" w:fill="FFFFFF"/>
        </w:rPr>
        <w:t>Dr.</w:t>
      </w:r>
      <w:proofErr w:type="spellEnd"/>
      <w:r w:rsidRPr="006B3D63">
        <w:rPr>
          <w:rFonts w:ascii="Roboto" w:hAnsi="Roboto"/>
          <w:color w:val="000000" w:themeColor="text1"/>
          <w:sz w:val="24"/>
          <w:szCs w:val="24"/>
          <w:shd w:val="clear" w:color="auto" w:fill="FFFFFF"/>
        </w:rPr>
        <w:t xml:space="preserve"> Suresh </w:t>
      </w:r>
      <w:proofErr w:type="spellStart"/>
      <w:r w:rsidRPr="006B3D63">
        <w:rPr>
          <w:rFonts w:ascii="Roboto" w:hAnsi="Roboto"/>
          <w:color w:val="000000" w:themeColor="text1"/>
          <w:sz w:val="24"/>
          <w:szCs w:val="24"/>
          <w:shd w:val="clear" w:color="auto" w:fill="FFFFFF"/>
        </w:rPr>
        <w:t>Devnani</w:t>
      </w:r>
      <w:proofErr w:type="spellEnd"/>
      <w:r w:rsidRPr="006B3D63">
        <w:rPr>
          <w:rFonts w:ascii="Roboto" w:hAnsi="Roboto"/>
          <w:color w:val="000000" w:themeColor="text1"/>
          <w:sz w:val="24"/>
          <w:szCs w:val="24"/>
          <w:shd w:val="clear" w:color="auto" w:fill="FFFFFF"/>
        </w:rPr>
        <w:t xml:space="preserve"> is an International Keynote Speaker, Inspirational Speaker, Wellness Speaker, 4 x TEDx Speaker, Wellbeing Consultant, Future of Work Strategist, Leadership Keynote Speaker, Happiness Consultant and Coach, Best-Selling author of 4 books, Speaker on Happiness in Jordan and Global Conference speaker who shares practical strategies from his 28+ years of professional experience and his on-going global research in Leadership, Personal Growth and Organizational transformation. His mission is to inspire people globally on how to apply positive psychology to boost productivity, engagement, creativity, innovation and increase profits.</w:t>
      </w:r>
    </w:p>
    <w:p w14:paraId="03BFF1C8" w14:textId="77777777" w:rsidR="00C24DF7" w:rsidRDefault="00F14CAC" w:rsidP="006B3D63">
      <w:pPr>
        <w:pStyle w:val="Heading1"/>
        <w:rPr>
          <w:rFonts w:ascii="Helvetica Neue" w:hAnsi="Helvetica Neue"/>
          <w:b/>
          <w:bCs/>
          <w:color w:val="0053C7"/>
          <w:spacing w:val="-10"/>
          <w:sz w:val="40"/>
          <w:szCs w:val="40"/>
        </w:rPr>
      </w:pPr>
      <w:bookmarkStart w:id="15" w:name="_Toc166617227"/>
      <w:r>
        <w:lastRenderedPageBreak/>
        <w:t>Kevin Abdulrahman</w:t>
      </w:r>
      <w:bookmarkEnd w:id="15"/>
    </w:p>
    <w:p w14:paraId="620203AA" w14:textId="77777777" w:rsidR="00C24DF7" w:rsidRDefault="00C24DF7" w:rsidP="00C24DF7">
      <w:pPr>
        <w:jc w:val="center"/>
        <w:rPr>
          <w:rFonts w:ascii="Open Sans" w:hAnsi="Open Sans" w:cs="Open Sans"/>
          <w:color w:val="102A43"/>
          <w:sz w:val="21"/>
          <w:szCs w:val="21"/>
          <w:shd w:val="clear" w:color="auto" w:fill="F2F5F8"/>
        </w:rPr>
      </w:pPr>
      <w:r>
        <w:rPr>
          <w:lang w:val="en-US" w:eastAsia="en-US"/>
        </w:rPr>
        <w:drawing>
          <wp:inline distT="0" distB="0" distL="0" distR="0" wp14:anchorId="64B87E09" wp14:editId="6149FD38">
            <wp:extent cx="6645910" cy="2847975"/>
            <wp:effectExtent l="0" t="0" r="2540" b="9525"/>
            <wp:docPr id="1823539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39165" name="Picture 1823539165"/>
                    <pic:cNvPicPr/>
                  </pic:nvPicPr>
                  <pic:blipFill>
                    <a:blip r:embed="rId22">
                      <a:extLst>
                        <a:ext uri="{28A0092B-C50C-407E-A947-70E740481C1C}">
                          <a14:useLocalDpi xmlns:a14="http://schemas.microsoft.com/office/drawing/2010/main" val="0"/>
                        </a:ext>
                      </a:extLst>
                    </a:blip>
                    <a:stretch>
                      <a:fillRect/>
                    </a:stretch>
                  </pic:blipFill>
                  <pic:spPr>
                    <a:xfrm>
                      <a:off x="0" y="0"/>
                      <a:ext cx="6645910" cy="2847975"/>
                    </a:xfrm>
                    <a:prstGeom prst="rect">
                      <a:avLst/>
                    </a:prstGeom>
                  </pic:spPr>
                </pic:pic>
              </a:graphicData>
            </a:graphic>
          </wp:inline>
        </w:drawing>
      </w:r>
    </w:p>
    <w:p w14:paraId="337C6585" w14:textId="12ED56EA" w:rsidR="00BF4998" w:rsidRDefault="00C24DF7" w:rsidP="00C24DF7">
      <w:pPr>
        <w:jc w:val="center"/>
        <w:rPr>
          <w:rFonts w:ascii="Helvetica Neue" w:hAnsi="Helvetica Neue"/>
          <w:b/>
          <w:bCs/>
          <w:color w:val="0053C7"/>
          <w:spacing w:val="-10"/>
          <w:sz w:val="40"/>
          <w:szCs w:val="40"/>
          <w14:textFill>
            <w14:solidFill>
              <w14:srgbClr w14:val="0053C7">
                <w14:lumMod w14:val="50000"/>
              </w14:srgbClr>
            </w14:solidFill>
          </w14:textFill>
        </w:rPr>
      </w:pPr>
      <w:r>
        <w:rPr>
          <w:rFonts w:ascii="Open Sans" w:hAnsi="Open Sans" w:cs="Open Sans"/>
          <w:color w:val="102A43"/>
          <w:sz w:val="21"/>
          <w:szCs w:val="21"/>
          <w:shd w:val="clear" w:color="auto" w:fill="F2F5F8"/>
        </w:rPr>
        <w:t>(5)</w:t>
      </w:r>
      <w:r w:rsidR="00F14CAC">
        <w:br/>
      </w:r>
      <w:r w:rsidR="00F14CAC" w:rsidRPr="006B3D63">
        <w:rPr>
          <w:rFonts w:ascii="Open Sans" w:hAnsi="Open Sans" w:cs="Open Sans"/>
          <w:color w:val="102A43"/>
          <w:sz w:val="24"/>
          <w:szCs w:val="24"/>
          <w:shd w:val="clear" w:color="auto" w:fill="F2F5F8"/>
        </w:rPr>
        <w:t>Trusted by event planners worldwide, Kevin delivers engaging keynote speeches for events ranging from large conferences to small professional development gatherings. Kevin has spent decades developing an approach that includes customized content and personalized anecdotes to provide more than just a canned speech that is guaranteed to move his audiences. Kevin’s keynote speeches will offer you and your team topics for discussions and actionable and applicable takeaways for success.</w:t>
      </w:r>
    </w:p>
    <w:p w14:paraId="1922F6C4" w14:textId="77777777" w:rsidR="00E13D4D" w:rsidRDefault="00E13D4D" w:rsidP="00E13D4D">
      <w:pPr>
        <w:rPr>
          <w:rFonts w:ascii="Helvetica Neue" w:hAnsi="Helvetica Neue"/>
          <w:b/>
          <w:bCs/>
          <w:color w:val="0053C7"/>
          <w:spacing w:val="-10"/>
          <w:sz w:val="40"/>
          <w:szCs w:val="40"/>
          <w14:textFill>
            <w14:solidFill>
              <w14:srgbClr w14:val="0053C7">
                <w14:lumMod w14:val="50000"/>
              </w14:srgbClr>
            </w14:solidFill>
          </w14:textFill>
        </w:rPr>
      </w:pPr>
    </w:p>
    <w:p w14:paraId="4EC7CDE6" w14:textId="7E2E0F4B" w:rsidR="00E13D4D" w:rsidRPr="006B3D63" w:rsidRDefault="00E13D4D" w:rsidP="006B3D63">
      <w:pPr>
        <w:pStyle w:val="Heading1"/>
      </w:pPr>
      <w:bookmarkStart w:id="16" w:name="_Toc166617228"/>
      <w:r w:rsidRPr="006B3D63">
        <w:lastRenderedPageBreak/>
        <w:t xml:space="preserve">Jimmy AKA </w:t>
      </w:r>
      <w:proofErr w:type="spellStart"/>
      <w:proofErr w:type="gramStart"/>
      <w:r w:rsidRPr="006B3D63">
        <w:t>MR.Beast</w:t>
      </w:r>
      <w:bookmarkEnd w:id="16"/>
      <w:proofErr w:type="spellEnd"/>
      <w:proofErr w:type="gramEnd"/>
    </w:p>
    <w:p w14:paraId="22E61CE8" w14:textId="34AF180C" w:rsidR="00C24DF7" w:rsidRDefault="00C24DF7" w:rsidP="00C24DF7">
      <w:pPr>
        <w:jc w:val="center"/>
        <w:rPr>
          <w:rFonts w:ascii="Helvetica Neue" w:hAnsi="Helvetica Neue"/>
          <w:b/>
          <w:bCs/>
          <w:color w:val="0053C7"/>
          <w:spacing w:val="-10"/>
          <w:sz w:val="40"/>
          <w:szCs w:val="40"/>
          <w14:textFill>
            <w14:solidFill>
              <w14:srgbClr w14:val="0053C7">
                <w14:lumMod w14:val="50000"/>
              </w14:srgbClr>
            </w14:solidFill>
          </w14:textFill>
        </w:rPr>
      </w:pPr>
      <w:r>
        <w:rPr>
          <w:rFonts w:ascii="Helvetica Neue" w:hAnsi="Helvetica Neue"/>
          <w:b/>
          <w:bCs/>
          <w:color w:val="0053C7"/>
          <w:spacing w:val="-10"/>
          <w:sz w:val="40"/>
          <w:szCs w:val="40"/>
          <w:lang w:val="en-US" w:eastAsia="en-US"/>
        </w:rPr>
        <w:drawing>
          <wp:inline distT="0" distB="0" distL="0" distR="0" wp14:anchorId="3C3A47B8" wp14:editId="2B4558A3">
            <wp:extent cx="6645910" cy="4430395"/>
            <wp:effectExtent l="0" t="0" r="2540" b="8255"/>
            <wp:docPr id="2092611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1928" name="Picture 2092611928"/>
                    <pic:cNvPicPr/>
                  </pic:nvPicPr>
                  <pic:blipFill>
                    <a:blip r:embed="rId23">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p w14:paraId="53ACC698" w14:textId="1BECFFA9" w:rsidR="00C24DF7" w:rsidRPr="00C24DF7" w:rsidRDefault="00C24DF7" w:rsidP="00C24DF7">
      <w:pPr>
        <w:jc w:val="center"/>
        <w:rPr>
          <w:rFonts w:ascii="Helvetica Neue" w:hAnsi="Helvetica Neue"/>
          <w:b/>
          <w:bCs/>
          <w:color w:val="0053C7"/>
          <w:spacing w:val="-10"/>
          <w:szCs w:val="14"/>
          <w14:textFill>
            <w14:solidFill>
              <w14:srgbClr w14:val="0053C7">
                <w14:lumMod w14:val="50000"/>
              </w14:srgbClr>
            </w14:solidFill>
          </w14:textFill>
        </w:rPr>
      </w:pPr>
      <w:r>
        <w:rPr>
          <w:rFonts w:ascii="Helvetica Neue" w:hAnsi="Helvetica Neue"/>
          <w:b/>
          <w:bCs/>
          <w:color w:val="0053C7"/>
          <w:spacing w:val="-10"/>
          <w:szCs w:val="14"/>
          <w14:textFill>
            <w14:solidFill>
              <w14:srgbClr w14:val="0053C7">
                <w14:lumMod w14:val="50000"/>
              </w14:srgbClr>
            </w14:solidFill>
          </w14:textFill>
        </w:rPr>
        <w:t>(6)</w:t>
      </w:r>
    </w:p>
    <w:p w14:paraId="025CC8F4" w14:textId="6927F110" w:rsidR="00E13D4D" w:rsidRPr="006B3D63" w:rsidRDefault="00E13D4D" w:rsidP="00E13D4D">
      <w:pPr>
        <w:rPr>
          <w:rFonts w:ascii="Helvetica Neue" w:hAnsi="Helvetica Neue"/>
          <w:b/>
          <w:bCs/>
          <w:color w:val="0053C7"/>
          <w:spacing w:val="-10"/>
          <w:sz w:val="24"/>
          <w:szCs w:val="24"/>
          <w14:textFill>
            <w14:solidFill>
              <w14:srgbClr w14:val="0053C7">
                <w14:lumMod w14:val="50000"/>
              </w14:srgbClr>
            </w14:solidFill>
          </w14:textFill>
        </w:rPr>
      </w:pPr>
      <w:r w:rsidRPr="006B3D63">
        <w:rPr>
          <w:sz w:val="24"/>
          <w:szCs w:val="24"/>
        </w:rPr>
        <w:t>Meet our speaker, Jimmy, also known as Mr. Beast, a YouTube sensation and philanthropist. With a passion for entertaining and helping others, Jimmy has captured the hearts of millions with his unique videos and generous acts. From epic challenges to life-changing giveaways, Jimmy's content inspires and entertains people of all ages. Join us as Jimmy shares his story and insights, leaving you inspired and motivated to make a difference.</w:t>
      </w:r>
    </w:p>
    <w:p w14:paraId="51E90A12" w14:textId="77777777" w:rsidR="00E13D4D" w:rsidRPr="00E13D4D" w:rsidRDefault="00E13D4D" w:rsidP="00E13D4D">
      <w:pPr>
        <w:rPr>
          <w:rFonts w:ascii="Helvetica Neue" w:hAnsi="Helvetica Neue"/>
          <w:b/>
          <w:bCs/>
          <w:color w:val="0053C7"/>
          <w:spacing w:val="-10"/>
          <w:sz w:val="40"/>
          <w:szCs w:val="40"/>
          <w14:textFill>
            <w14:solidFill>
              <w14:srgbClr w14:val="0053C7">
                <w14:lumMod w14:val="50000"/>
              </w14:srgbClr>
            </w14:solidFill>
          </w14:textFill>
        </w:rPr>
      </w:pPr>
    </w:p>
    <w:p w14:paraId="3AFEDDF7" w14:textId="77777777" w:rsidR="00416667" w:rsidRDefault="00416667" w:rsidP="00A83702">
      <w:pPr>
        <w:rPr>
          <w:rFonts w:ascii="Times New Roman" w:hAnsi="Times New Roman" w:cs="Times New Roman"/>
          <w:color w:val="0F243E" w:themeColor="text2" w:themeShade="80"/>
          <w:sz w:val="28"/>
          <w:szCs w:val="28"/>
        </w:rPr>
      </w:pPr>
    </w:p>
    <w:p w14:paraId="4C696C16" w14:textId="77777777" w:rsidR="0088161E" w:rsidRDefault="0088161E" w:rsidP="00A83702">
      <w:pPr>
        <w:rPr>
          <w:rFonts w:ascii="Times New Roman" w:hAnsi="Times New Roman" w:cs="Times New Roman"/>
          <w:color w:val="0F243E" w:themeColor="text2" w:themeShade="80"/>
          <w:sz w:val="28"/>
          <w:szCs w:val="28"/>
        </w:rPr>
      </w:pPr>
    </w:p>
    <w:p w14:paraId="2CDE7697" w14:textId="559F0E4C" w:rsidR="45F4B1FC" w:rsidRDefault="45F4B1FC" w:rsidP="006B3D63">
      <w:pPr>
        <w:pStyle w:val="Heading1"/>
      </w:pPr>
      <w:bookmarkStart w:id="17" w:name="_Toc166617229"/>
      <w:r w:rsidRPr="09E79F1C">
        <w:t>Agenda</w:t>
      </w:r>
      <w:bookmarkEnd w:id="17"/>
    </w:p>
    <w:p w14:paraId="1D609F86" w14:textId="371018A1" w:rsidR="45F4B1FC" w:rsidRPr="006B3D63" w:rsidRDefault="45F4B1FC" w:rsidP="006B3D63">
      <w:pPr>
        <w:pStyle w:val="Heading2"/>
      </w:pPr>
      <w:bookmarkStart w:id="18" w:name="_Toc166617230"/>
      <w:r w:rsidRPr="006B3D63">
        <w:t>DAY 1: Teaching leadership and effective communication skills</w:t>
      </w:r>
      <w:bookmarkEnd w:id="18"/>
    </w:p>
    <w:p w14:paraId="1B01D957" w14:textId="7165BD2E" w:rsidR="45F4B1FC" w:rsidRPr="006B3D63" w:rsidRDefault="45F4B1FC" w:rsidP="00E22AF4">
      <w:pPr>
        <w:pStyle w:val="ListParagraph"/>
        <w:numPr>
          <w:ilvl w:val="0"/>
          <w:numId w:val="13"/>
        </w:numPr>
        <w:spacing w:after="0"/>
        <w:rPr>
          <w:rFonts w:ascii="Times New Roman" w:eastAsia="Times New Roman" w:hAnsi="Times New Roman" w:cs="Times New Roman"/>
          <w:color w:val="000000" w:themeColor="text1"/>
          <w:sz w:val="24"/>
          <w:szCs w:val="24"/>
        </w:rPr>
      </w:pPr>
      <w:bookmarkStart w:id="19" w:name="_Toc166617231"/>
      <w:r w:rsidRPr="006B3D63">
        <w:rPr>
          <w:rStyle w:val="Heading2Char"/>
        </w:rPr>
        <w:t>Session one</w:t>
      </w:r>
      <w:bookmarkEnd w:id="19"/>
      <w:r w:rsidRPr="006B3D63">
        <w:rPr>
          <w:rFonts w:ascii="Times New Roman" w:eastAsia="Times New Roman" w:hAnsi="Times New Roman" w:cs="Times New Roman"/>
          <w:color w:val="000000" w:themeColor="text1"/>
          <w:sz w:val="24"/>
          <w:szCs w:val="24"/>
        </w:rPr>
        <w:t>: (10:00-2:00) Introduction.</w:t>
      </w:r>
    </w:p>
    <w:p w14:paraId="51D789D9" w14:textId="1968FDCB" w:rsidR="45F4B1FC" w:rsidRPr="006B3D63" w:rsidRDefault="45F4B1FC" w:rsidP="00E22AF4">
      <w:pPr>
        <w:pStyle w:val="ListParagraph"/>
        <w:numPr>
          <w:ilvl w:val="0"/>
          <w:numId w:val="12"/>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(10:00-11:30) arrival time and an introduction to the event explaining the plan and the agenda.</w:t>
      </w:r>
    </w:p>
    <w:p w14:paraId="095FBC69" w14:textId="229ED282" w:rsidR="45F4B1FC" w:rsidRPr="006B3D63" w:rsidRDefault="45F4B1FC" w:rsidP="00E22AF4">
      <w:pPr>
        <w:pStyle w:val="ListParagraph"/>
        <w:numPr>
          <w:ilvl w:val="0"/>
          <w:numId w:val="12"/>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lastRenderedPageBreak/>
        <w:t>(11:30-1:00) Starting the event with a communicative activity that helps the attendees get used to each other.</w:t>
      </w:r>
    </w:p>
    <w:p w14:paraId="4DBB1976" w14:textId="04B82CB3" w:rsidR="45F4B1FC" w:rsidRPr="006B3D63" w:rsidRDefault="45F4B1FC" w:rsidP="00E22AF4">
      <w:pPr>
        <w:pStyle w:val="ListParagraph"/>
        <w:numPr>
          <w:ilvl w:val="0"/>
          <w:numId w:val="12"/>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 xml:space="preserve">(1:00-2:00) lunch in hotel open </w:t>
      </w:r>
      <w:r w:rsidR="007F22EC">
        <w:rPr>
          <w:rFonts w:ascii="Times New Roman" w:eastAsia="Times New Roman" w:hAnsi="Times New Roman" w:cs="Times New Roman"/>
          <w:color w:val="000000" w:themeColor="text1"/>
          <w:sz w:val="24"/>
          <w:szCs w:val="24"/>
        </w:rPr>
        <w:t>b</w:t>
      </w:r>
      <w:r w:rsidR="00AC6D68">
        <w:rPr>
          <w:rFonts w:ascii="Times New Roman" w:eastAsia="Times New Roman" w:hAnsi="Times New Roman" w:cs="Times New Roman"/>
          <w:color w:val="000000" w:themeColor="text1"/>
          <w:sz w:val="24"/>
          <w:szCs w:val="24"/>
        </w:rPr>
        <w:t>uffet</w:t>
      </w:r>
    </w:p>
    <w:p w14:paraId="2F66E312" w14:textId="4A3FF3D5" w:rsidR="45F4B1FC" w:rsidRPr="006B3D63" w:rsidRDefault="45F4B1FC" w:rsidP="00E22AF4">
      <w:pPr>
        <w:pStyle w:val="ListParagraph"/>
        <w:numPr>
          <w:ilvl w:val="0"/>
          <w:numId w:val="11"/>
        </w:numPr>
        <w:spacing w:after="0"/>
        <w:rPr>
          <w:rFonts w:ascii="Times New Roman" w:eastAsia="Times New Roman" w:hAnsi="Times New Roman" w:cs="Times New Roman"/>
          <w:color w:val="000000" w:themeColor="text1"/>
          <w:sz w:val="24"/>
          <w:szCs w:val="24"/>
        </w:rPr>
      </w:pPr>
      <w:bookmarkStart w:id="20" w:name="_Toc166617232"/>
      <w:r w:rsidRPr="006B3D63">
        <w:rPr>
          <w:rStyle w:val="Heading2Char"/>
        </w:rPr>
        <w:t>Session two</w:t>
      </w:r>
      <w:bookmarkEnd w:id="20"/>
      <w:r w:rsidRPr="006B3D63">
        <w:rPr>
          <w:rFonts w:ascii="Times New Roman" w:eastAsia="Times New Roman" w:hAnsi="Times New Roman" w:cs="Times New Roman"/>
          <w:color w:val="000000" w:themeColor="text1"/>
          <w:sz w:val="24"/>
          <w:szCs w:val="24"/>
        </w:rPr>
        <w:t>: (2:00-6:00) Teaching leadership principles.</w:t>
      </w:r>
    </w:p>
    <w:p w14:paraId="2EF761A4" w14:textId="0443FBD2" w:rsidR="45F4B1FC" w:rsidRPr="006B3D63" w:rsidRDefault="45F4B1FC" w:rsidP="00E22AF4">
      <w:pPr>
        <w:pStyle w:val="ListParagraph"/>
        <w:numPr>
          <w:ilvl w:val="0"/>
          <w:numId w:val="10"/>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(2:00-3:00) A presentation by Duncan Stevens on the leadership principles needed in the real world.</w:t>
      </w:r>
    </w:p>
    <w:p w14:paraId="4074AAC9" w14:textId="5247A76B" w:rsidR="45F4B1FC" w:rsidRPr="006B3D63" w:rsidRDefault="45F4B1FC" w:rsidP="00E22AF4">
      <w:pPr>
        <w:pStyle w:val="ListParagraph"/>
        <w:numPr>
          <w:ilvl w:val="0"/>
          <w:numId w:val="10"/>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(3:00-4:00) Dividing participants into teams to face real-world contingencies.</w:t>
      </w:r>
    </w:p>
    <w:p w14:paraId="59A44A9F" w14:textId="75DE282F" w:rsidR="45F4B1FC" w:rsidRPr="006B3D63" w:rsidRDefault="45F4B1FC" w:rsidP="00E22AF4">
      <w:pPr>
        <w:pStyle w:val="ListParagraph"/>
        <w:numPr>
          <w:ilvl w:val="0"/>
          <w:numId w:val="10"/>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30 minutes break.</w:t>
      </w:r>
    </w:p>
    <w:p w14:paraId="58607A83" w14:textId="486A19E3" w:rsidR="45F4B1FC" w:rsidRPr="006B3D63" w:rsidRDefault="45F4B1FC" w:rsidP="00E22AF4">
      <w:pPr>
        <w:pStyle w:val="ListParagraph"/>
        <w:numPr>
          <w:ilvl w:val="0"/>
          <w:numId w:val="10"/>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(4:30-6:00) Engaging in activities such as: group discussions about certain problems to stimulate task-managing.</w:t>
      </w:r>
    </w:p>
    <w:p w14:paraId="4913F93B" w14:textId="59385B47" w:rsidR="45F4B1FC" w:rsidRPr="006B3D63" w:rsidRDefault="45F4B1FC" w:rsidP="00E22AF4">
      <w:pPr>
        <w:pStyle w:val="ListParagraph"/>
        <w:numPr>
          <w:ilvl w:val="0"/>
          <w:numId w:val="10"/>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1 hour break.</w:t>
      </w:r>
    </w:p>
    <w:p w14:paraId="1327801C" w14:textId="20BA9525" w:rsidR="45F4B1FC" w:rsidRPr="006B3D63" w:rsidRDefault="45F4B1FC" w:rsidP="00E22AF4">
      <w:pPr>
        <w:pStyle w:val="ListParagraph"/>
        <w:numPr>
          <w:ilvl w:val="0"/>
          <w:numId w:val="11"/>
        </w:numPr>
        <w:spacing w:after="0"/>
        <w:rPr>
          <w:rFonts w:ascii="Times New Roman" w:eastAsia="Times New Roman" w:hAnsi="Times New Roman" w:cs="Times New Roman"/>
          <w:color w:val="000000" w:themeColor="text1"/>
          <w:sz w:val="24"/>
          <w:szCs w:val="24"/>
        </w:rPr>
      </w:pPr>
      <w:bookmarkStart w:id="21" w:name="_Toc166617233"/>
      <w:r w:rsidRPr="006B3D63">
        <w:rPr>
          <w:rStyle w:val="Heading2Char"/>
        </w:rPr>
        <w:t>Session three</w:t>
      </w:r>
      <w:bookmarkEnd w:id="21"/>
      <w:r w:rsidRPr="006B3D63">
        <w:rPr>
          <w:rFonts w:ascii="Times New Roman" w:eastAsia="Times New Roman" w:hAnsi="Times New Roman" w:cs="Times New Roman"/>
          <w:color w:val="000000" w:themeColor="text1"/>
          <w:sz w:val="24"/>
          <w:szCs w:val="24"/>
        </w:rPr>
        <w:t>: (7:00-10:00) communication in crisis training</w:t>
      </w:r>
    </w:p>
    <w:p w14:paraId="17846A06" w14:textId="0FABA637" w:rsidR="45F4B1FC" w:rsidRPr="006B3D63" w:rsidRDefault="45F4B1FC" w:rsidP="00E22AF4">
      <w:pPr>
        <w:pStyle w:val="ListParagraph"/>
        <w:numPr>
          <w:ilvl w:val="0"/>
          <w:numId w:val="9"/>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(7:00-8:00) Doing exercises that are effective in dealing with challenging situation.</w:t>
      </w:r>
    </w:p>
    <w:p w14:paraId="6FAAFA1C" w14:textId="0B0FB600" w:rsidR="45F4B1FC" w:rsidRPr="006B3D63" w:rsidRDefault="45F4B1FC" w:rsidP="00E22AF4">
      <w:pPr>
        <w:pStyle w:val="ListParagraph"/>
        <w:numPr>
          <w:ilvl w:val="0"/>
          <w:numId w:val="9"/>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(8:00-9:00) Randomly giving each one in every team a certain role to let them obtain adaptability no matter the task they are given in the future.</w:t>
      </w:r>
    </w:p>
    <w:p w14:paraId="15B2E7B9" w14:textId="554C9FE2" w:rsidR="45F4B1FC" w:rsidRPr="006B3D63" w:rsidRDefault="45F4B1FC" w:rsidP="00E22AF4">
      <w:pPr>
        <w:pStyle w:val="ListParagraph"/>
        <w:numPr>
          <w:ilvl w:val="0"/>
          <w:numId w:val="9"/>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(8:00-9:00) Dinner</w:t>
      </w:r>
    </w:p>
    <w:p w14:paraId="06420AB2" w14:textId="12519167" w:rsidR="45F4B1FC" w:rsidRDefault="45F4B1FC" w:rsidP="09E79F1C">
      <w:r w:rsidRPr="09E79F1C">
        <w:rPr>
          <w:rFonts w:ascii="Times New Roman" w:eastAsia="Times New Roman" w:hAnsi="Times New Roman" w:cs="Times New Roman"/>
          <w:color w:val="000000" w:themeColor="text1"/>
          <w:sz w:val="21"/>
          <w:szCs w:val="21"/>
        </w:rPr>
        <w:t xml:space="preserve"> </w:t>
      </w:r>
    </w:p>
    <w:p w14:paraId="05BE158E" w14:textId="785F3AB1" w:rsidR="45F4B1FC" w:rsidRDefault="45F4B1FC" w:rsidP="006B3D63">
      <w:pPr>
        <w:pStyle w:val="Heading2"/>
      </w:pPr>
      <w:bookmarkStart w:id="22" w:name="_Toc166617234"/>
      <w:r w:rsidRPr="09E79F1C">
        <w:t>DAY 2: Inter-personal skills improvement</w:t>
      </w:r>
      <w:bookmarkEnd w:id="22"/>
    </w:p>
    <w:p w14:paraId="355163DF" w14:textId="7F4C45F8" w:rsidR="45F4B1FC" w:rsidRPr="006B3D63" w:rsidRDefault="45F4B1FC" w:rsidP="00E22AF4">
      <w:pPr>
        <w:pStyle w:val="ListParagraph"/>
        <w:numPr>
          <w:ilvl w:val="0"/>
          <w:numId w:val="8"/>
        </w:numPr>
        <w:spacing w:after="0"/>
        <w:rPr>
          <w:rFonts w:ascii="Times New Roman" w:eastAsia="Times New Roman" w:hAnsi="Times New Roman" w:cs="Times New Roman"/>
          <w:color w:val="000000" w:themeColor="text1"/>
          <w:sz w:val="24"/>
          <w:szCs w:val="24"/>
        </w:rPr>
      </w:pPr>
      <w:bookmarkStart w:id="23" w:name="_Toc166617235"/>
      <w:r w:rsidRPr="006B3D63">
        <w:rPr>
          <w:rStyle w:val="Heading2Char"/>
          <w:sz w:val="24"/>
          <w:szCs w:val="24"/>
        </w:rPr>
        <w:t>Session one</w:t>
      </w:r>
      <w:bookmarkEnd w:id="23"/>
      <w:r w:rsidRPr="006B3D63">
        <w:rPr>
          <w:rFonts w:ascii="Times New Roman" w:eastAsia="Times New Roman" w:hAnsi="Times New Roman" w:cs="Times New Roman"/>
          <w:color w:val="000000" w:themeColor="text1"/>
          <w:sz w:val="24"/>
          <w:szCs w:val="24"/>
        </w:rPr>
        <w:t>: Inter-personal skills challenges.</w:t>
      </w:r>
    </w:p>
    <w:p w14:paraId="16D0609B" w14:textId="4EA009B0" w:rsidR="45F4B1FC" w:rsidRPr="006B3D63" w:rsidRDefault="45F4B1FC" w:rsidP="00E22AF4">
      <w:pPr>
        <w:pStyle w:val="ListParagraph"/>
        <w:numPr>
          <w:ilvl w:val="0"/>
          <w:numId w:val="7"/>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(9:00-10:00) Breakfast</w:t>
      </w:r>
    </w:p>
    <w:p w14:paraId="7FE56985" w14:textId="3DAD84E6" w:rsidR="45F4B1FC" w:rsidRPr="006B3D63" w:rsidRDefault="45F4B1FC" w:rsidP="00E22AF4">
      <w:pPr>
        <w:pStyle w:val="ListParagraph"/>
        <w:numPr>
          <w:ilvl w:val="0"/>
          <w:numId w:val="7"/>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 xml:space="preserve">(10:00-11:00) A presentation on the most important inter-personal skills presented by Suresh </w:t>
      </w:r>
      <w:proofErr w:type="spellStart"/>
      <w:r w:rsidRPr="006B3D63">
        <w:rPr>
          <w:rFonts w:ascii="Times New Roman" w:eastAsia="Times New Roman" w:hAnsi="Times New Roman" w:cs="Times New Roman"/>
          <w:color w:val="000000" w:themeColor="text1"/>
          <w:sz w:val="24"/>
          <w:szCs w:val="24"/>
        </w:rPr>
        <w:t>Devnani</w:t>
      </w:r>
      <w:proofErr w:type="spellEnd"/>
      <w:r w:rsidRPr="006B3D63">
        <w:rPr>
          <w:rFonts w:ascii="Times New Roman" w:eastAsia="Times New Roman" w:hAnsi="Times New Roman" w:cs="Times New Roman"/>
          <w:color w:val="000000" w:themeColor="text1"/>
          <w:sz w:val="24"/>
          <w:szCs w:val="24"/>
        </w:rPr>
        <w:t>.</w:t>
      </w:r>
    </w:p>
    <w:p w14:paraId="05DB400E" w14:textId="19D327E4" w:rsidR="45F4B1FC" w:rsidRPr="006B3D63" w:rsidRDefault="45F4B1FC" w:rsidP="00E22AF4">
      <w:pPr>
        <w:pStyle w:val="ListParagraph"/>
        <w:numPr>
          <w:ilvl w:val="0"/>
          <w:numId w:val="7"/>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(11:00:12:00) Group discussions on how to talk effectively.</w:t>
      </w:r>
    </w:p>
    <w:p w14:paraId="04C277B3" w14:textId="309E14EA" w:rsidR="45F4B1FC" w:rsidRPr="006B3D63" w:rsidRDefault="45F4B1FC" w:rsidP="00E22AF4">
      <w:pPr>
        <w:pStyle w:val="ListParagraph"/>
        <w:numPr>
          <w:ilvl w:val="0"/>
          <w:numId w:val="6"/>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(12:00-12:30) Having everyone do an exam that is all about problem-solving and who can make the best decision in critical moments.</w:t>
      </w:r>
    </w:p>
    <w:p w14:paraId="5A323043" w14:textId="69DB04FE" w:rsidR="45F4B1FC" w:rsidRPr="006B3D63" w:rsidRDefault="45F4B1FC" w:rsidP="00E22AF4">
      <w:pPr>
        <w:pStyle w:val="ListParagraph"/>
        <w:numPr>
          <w:ilvl w:val="0"/>
          <w:numId w:val="6"/>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30 minutes break.</w:t>
      </w:r>
    </w:p>
    <w:p w14:paraId="6C2A6828" w14:textId="7FB00BB1" w:rsidR="45F4B1FC" w:rsidRPr="006B3D63" w:rsidRDefault="45F4B1FC" w:rsidP="00E22AF4">
      <w:pPr>
        <w:pStyle w:val="ListParagraph"/>
        <w:numPr>
          <w:ilvl w:val="0"/>
          <w:numId w:val="6"/>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(1:00-2:00) Swapping teams and making them have a group quiz so they can think together to come up with the best solution.</w:t>
      </w:r>
    </w:p>
    <w:p w14:paraId="30C81BF0" w14:textId="0473D508" w:rsidR="45F4B1FC" w:rsidRPr="006B3D63" w:rsidRDefault="45F4B1FC" w:rsidP="00E22AF4">
      <w:pPr>
        <w:pStyle w:val="ListParagraph"/>
        <w:numPr>
          <w:ilvl w:val="0"/>
          <w:numId w:val="6"/>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 xml:space="preserve">(2:00-3:00) lunch in hotel </w:t>
      </w:r>
      <w:r w:rsidR="00AC6D68">
        <w:rPr>
          <w:rFonts w:ascii="Times New Roman" w:eastAsia="Times New Roman" w:hAnsi="Times New Roman" w:cs="Times New Roman"/>
          <w:color w:val="000000" w:themeColor="text1"/>
          <w:sz w:val="24"/>
          <w:szCs w:val="24"/>
        </w:rPr>
        <w:t>buffet</w:t>
      </w:r>
      <w:r w:rsidRPr="006B3D63">
        <w:rPr>
          <w:rFonts w:ascii="Times New Roman" w:eastAsia="Times New Roman" w:hAnsi="Times New Roman" w:cs="Times New Roman"/>
          <w:color w:val="000000" w:themeColor="text1"/>
          <w:sz w:val="24"/>
          <w:szCs w:val="24"/>
        </w:rPr>
        <w:t xml:space="preserve"> </w:t>
      </w:r>
    </w:p>
    <w:p w14:paraId="4F20BBF1" w14:textId="35FC79BC" w:rsidR="45F4B1FC" w:rsidRPr="006B3D63" w:rsidRDefault="45F4B1FC" w:rsidP="00E22AF4">
      <w:pPr>
        <w:pStyle w:val="ListParagraph"/>
        <w:numPr>
          <w:ilvl w:val="0"/>
          <w:numId w:val="8"/>
        </w:numPr>
        <w:spacing w:after="0"/>
        <w:rPr>
          <w:rFonts w:ascii="Times New Roman" w:eastAsia="Times New Roman" w:hAnsi="Times New Roman" w:cs="Times New Roman"/>
          <w:color w:val="000000" w:themeColor="text1"/>
          <w:sz w:val="24"/>
          <w:szCs w:val="24"/>
        </w:rPr>
      </w:pPr>
      <w:bookmarkStart w:id="24" w:name="_Toc166617236"/>
      <w:r w:rsidRPr="006B3D63">
        <w:rPr>
          <w:rStyle w:val="Heading2Char"/>
          <w:sz w:val="24"/>
          <w:szCs w:val="24"/>
        </w:rPr>
        <w:t>Session two</w:t>
      </w:r>
      <w:bookmarkEnd w:id="24"/>
      <w:r w:rsidRPr="006B3D63">
        <w:rPr>
          <w:rFonts w:ascii="Times New Roman" w:eastAsia="Times New Roman" w:hAnsi="Times New Roman" w:cs="Times New Roman"/>
          <w:color w:val="000000" w:themeColor="text1"/>
          <w:sz w:val="24"/>
          <w:szCs w:val="24"/>
        </w:rPr>
        <w:t>: (3:00-6:00) creativity enhancing sessions.</w:t>
      </w:r>
    </w:p>
    <w:p w14:paraId="24AB8DD1" w14:textId="0D02F6C8" w:rsidR="45F4B1FC" w:rsidRPr="006B3D63" w:rsidRDefault="45F4B1FC" w:rsidP="00E22AF4">
      <w:pPr>
        <w:pStyle w:val="ListParagraph"/>
        <w:numPr>
          <w:ilvl w:val="0"/>
          <w:numId w:val="5"/>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(3:00-4:00) A presentation on how to think outside the box, and how to think from different point of views that shows the better approach to different everyday problems.</w:t>
      </w:r>
    </w:p>
    <w:p w14:paraId="386B8CEA" w14:textId="0069BCEA" w:rsidR="45F4B1FC" w:rsidRPr="006B3D63" w:rsidRDefault="45F4B1FC" w:rsidP="00E22AF4">
      <w:pPr>
        <w:pStyle w:val="ListParagraph"/>
        <w:numPr>
          <w:ilvl w:val="0"/>
          <w:numId w:val="5"/>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 xml:space="preserve">(4:00-6:00) Letting everyone discover his creativity by doing activities </w:t>
      </w:r>
      <w:proofErr w:type="spellStart"/>
      <w:r w:rsidRPr="006B3D63">
        <w:rPr>
          <w:rFonts w:ascii="Times New Roman" w:eastAsia="Times New Roman" w:hAnsi="Times New Roman" w:cs="Times New Roman"/>
          <w:color w:val="000000" w:themeColor="text1"/>
          <w:sz w:val="24"/>
          <w:szCs w:val="24"/>
        </w:rPr>
        <w:t>the</w:t>
      </w:r>
      <w:proofErr w:type="spellEnd"/>
      <w:r w:rsidRPr="006B3D63">
        <w:rPr>
          <w:rFonts w:ascii="Times New Roman" w:eastAsia="Times New Roman" w:hAnsi="Times New Roman" w:cs="Times New Roman"/>
          <w:color w:val="000000" w:themeColor="text1"/>
          <w:sz w:val="24"/>
          <w:szCs w:val="24"/>
        </w:rPr>
        <w:t xml:space="preserve"> require brain-storming sessions which will allow them to generate innovative ideas.</w:t>
      </w:r>
    </w:p>
    <w:p w14:paraId="46695E21" w14:textId="23D06D72" w:rsidR="45F4B1FC" w:rsidRPr="006B3D63" w:rsidRDefault="45F4B1FC" w:rsidP="00E22AF4">
      <w:pPr>
        <w:pStyle w:val="ListParagraph"/>
        <w:numPr>
          <w:ilvl w:val="0"/>
          <w:numId w:val="5"/>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 xml:space="preserve">(6:00-8:00) dinner in hotel </w:t>
      </w:r>
      <w:r w:rsidR="00AC6D68">
        <w:rPr>
          <w:rFonts w:ascii="Times New Roman" w:eastAsia="Times New Roman" w:hAnsi="Times New Roman" w:cs="Times New Roman"/>
          <w:color w:val="000000" w:themeColor="text1"/>
          <w:sz w:val="24"/>
          <w:szCs w:val="24"/>
        </w:rPr>
        <w:t>buffet</w:t>
      </w:r>
    </w:p>
    <w:p w14:paraId="6D9F8C3E" w14:textId="6EEC003D" w:rsidR="45F4B1FC" w:rsidRDefault="45F4B1FC" w:rsidP="00E22AF4">
      <w:pPr>
        <w:pStyle w:val="ListParagraph"/>
        <w:numPr>
          <w:ilvl w:val="0"/>
          <w:numId w:val="5"/>
        </w:numPr>
        <w:spacing w:after="0"/>
        <w:ind w:left="1440"/>
        <w:rPr>
          <w:rFonts w:ascii="Times New Roman" w:eastAsia="Times New Roman" w:hAnsi="Times New Roman" w:cs="Times New Roman"/>
          <w:color w:val="000000" w:themeColor="text1"/>
          <w:sz w:val="21"/>
          <w:szCs w:val="21"/>
        </w:rPr>
      </w:pPr>
      <w:r w:rsidRPr="09E79F1C">
        <w:rPr>
          <w:rFonts w:ascii="Times New Roman" w:eastAsia="Times New Roman" w:hAnsi="Times New Roman" w:cs="Times New Roman"/>
          <w:color w:val="000000" w:themeColor="text1"/>
          <w:sz w:val="21"/>
          <w:szCs w:val="21"/>
        </w:rPr>
        <w:t xml:space="preserve"> </w:t>
      </w:r>
    </w:p>
    <w:p w14:paraId="26CD7ED7" w14:textId="4ECF0B28" w:rsidR="45F4B1FC" w:rsidRDefault="45F4B1FC" w:rsidP="006B3D63">
      <w:pPr>
        <w:pStyle w:val="Heading2"/>
      </w:pPr>
      <w:bookmarkStart w:id="25" w:name="_Toc166617237"/>
      <w:r w:rsidRPr="09E79F1C">
        <w:t xml:space="preserve">DAY 3: continuous personal growth along with creating a successful </w:t>
      </w:r>
      <w:proofErr w:type="gramStart"/>
      <w:r w:rsidRPr="09E79F1C">
        <w:t>community</w:t>
      </w:r>
      <w:bookmarkEnd w:id="25"/>
      <w:proofErr w:type="gramEnd"/>
    </w:p>
    <w:p w14:paraId="3359D0FB" w14:textId="201370A7" w:rsidR="45F4B1FC" w:rsidRPr="006B3D63" w:rsidRDefault="45F4B1FC" w:rsidP="00E22AF4">
      <w:pPr>
        <w:pStyle w:val="ListParagraph"/>
        <w:numPr>
          <w:ilvl w:val="0"/>
          <w:numId w:val="4"/>
        </w:numPr>
        <w:spacing w:after="0"/>
        <w:rPr>
          <w:rFonts w:ascii="Times New Roman" w:eastAsia="Times New Roman" w:hAnsi="Times New Roman" w:cs="Times New Roman"/>
          <w:color w:val="000000" w:themeColor="text1"/>
          <w:sz w:val="24"/>
          <w:szCs w:val="24"/>
        </w:rPr>
      </w:pPr>
      <w:bookmarkStart w:id="26" w:name="_Toc166617238"/>
      <w:r w:rsidRPr="006B3D63">
        <w:rPr>
          <w:rStyle w:val="Heading2Char"/>
        </w:rPr>
        <w:t>Session one:</w:t>
      </w:r>
      <w:bookmarkEnd w:id="26"/>
      <w:r w:rsidRPr="006B3D63">
        <w:rPr>
          <w:rFonts w:ascii="Times New Roman" w:eastAsia="Times New Roman" w:hAnsi="Times New Roman" w:cs="Times New Roman"/>
          <w:color w:val="000000" w:themeColor="text1"/>
          <w:sz w:val="24"/>
          <w:szCs w:val="24"/>
        </w:rPr>
        <w:t xml:space="preserve"> (9:00-1:00) showing the path of personal development.</w:t>
      </w:r>
    </w:p>
    <w:p w14:paraId="2A90B324" w14:textId="5D353590" w:rsidR="45F4B1FC" w:rsidRPr="006B3D63" w:rsidRDefault="45F4B1FC" w:rsidP="00E22AF4">
      <w:pPr>
        <w:pStyle w:val="ListParagraph"/>
        <w:numPr>
          <w:ilvl w:val="0"/>
          <w:numId w:val="3"/>
        </w:numPr>
        <w:spacing w:after="0"/>
        <w:ind w:left="1440"/>
        <w:rPr>
          <w:rFonts w:ascii="Times New Roman" w:eastAsia="Times New Roman" w:hAnsi="Times New Roman" w:cs="Times New Roman"/>
          <w:color w:val="0F243E" w:themeColor="text2" w:themeShade="80"/>
          <w:sz w:val="24"/>
          <w:szCs w:val="24"/>
        </w:rPr>
      </w:pPr>
      <w:r w:rsidRPr="006B3D63">
        <w:rPr>
          <w:rFonts w:ascii="Times New Roman" w:eastAsia="Times New Roman" w:hAnsi="Times New Roman" w:cs="Times New Roman"/>
          <w:color w:val="0F243E" w:themeColor="text2" w:themeShade="80"/>
          <w:sz w:val="24"/>
          <w:szCs w:val="24"/>
        </w:rPr>
        <w:t xml:space="preserve">(9:00-10:00) Breakfast in hotel </w:t>
      </w:r>
      <w:r w:rsidR="00AC6D68">
        <w:rPr>
          <w:rFonts w:ascii="Times New Roman" w:eastAsia="Times New Roman" w:hAnsi="Times New Roman" w:cs="Times New Roman"/>
          <w:color w:val="0F243E" w:themeColor="text2" w:themeShade="80"/>
          <w:sz w:val="24"/>
          <w:szCs w:val="24"/>
        </w:rPr>
        <w:t>buffet</w:t>
      </w:r>
    </w:p>
    <w:p w14:paraId="61B2EAB0" w14:textId="6E240C06" w:rsidR="45F4B1FC" w:rsidRPr="006B3D63" w:rsidRDefault="45F4B1FC" w:rsidP="00E22AF4">
      <w:pPr>
        <w:pStyle w:val="ListParagraph"/>
        <w:numPr>
          <w:ilvl w:val="0"/>
          <w:numId w:val="3"/>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 xml:space="preserve">(10:00-11:00) A presentation by Suresh </w:t>
      </w:r>
      <w:proofErr w:type="spellStart"/>
      <w:r w:rsidRPr="006B3D63">
        <w:rPr>
          <w:rFonts w:ascii="Times New Roman" w:eastAsia="Times New Roman" w:hAnsi="Times New Roman" w:cs="Times New Roman"/>
          <w:color w:val="000000" w:themeColor="text1"/>
          <w:sz w:val="24"/>
          <w:szCs w:val="24"/>
        </w:rPr>
        <w:t>Devnani</w:t>
      </w:r>
      <w:proofErr w:type="spellEnd"/>
      <w:r w:rsidRPr="006B3D63">
        <w:rPr>
          <w:rFonts w:ascii="Times New Roman" w:eastAsia="Times New Roman" w:hAnsi="Times New Roman" w:cs="Times New Roman"/>
          <w:color w:val="000000" w:themeColor="text1"/>
          <w:sz w:val="24"/>
          <w:szCs w:val="24"/>
        </w:rPr>
        <w:t xml:space="preserve"> on how to be in a constant search for mistakes in yourself and how to evaluate it </w:t>
      </w:r>
      <w:proofErr w:type="gramStart"/>
      <w:r w:rsidRPr="006B3D63">
        <w:rPr>
          <w:rFonts w:ascii="Times New Roman" w:eastAsia="Times New Roman" w:hAnsi="Times New Roman" w:cs="Times New Roman"/>
          <w:color w:val="000000" w:themeColor="text1"/>
          <w:sz w:val="24"/>
          <w:szCs w:val="24"/>
        </w:rPr>
        <w:t>in order to</w:t>
      </w:r>
      <w:proofErr w:type="gramEnd"/>
      <w:r w:rsidRPr="006B3D63">
        <w:rPr>
          <w:rFonts w:ascii="Times New Roman" w:eastAsia="Times New Roman" w:hAnsi="Times New Roman" w:cs="Times New Roman"/>
          <w:color w:val="000000" w:themeColor="text1"/>
          <w:sz w:val="24"/>
          <w:szCs w:val="24"/>
        </w:rPr>
        <w:t xml:space="preserve"> become better.</w:t>
      </w:r>
    </w:p>
    <w:p w14:paraId="07746DBD" w14:textId="2AFA0D4B" w:rsidR="45F4B1FC" w:rsidRPr="006B3D63" w:rsidRDefault="45F4B1FC" w:rsidP="00E22AF4">
      <w:pPr>
        <w:pStyle w:val="ListParagraph"/>
        <w:numPr>
          <w:ilvl w:val="0"/>
          <w:numId w:val="3"/>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(11:00-1:00) Creating sessions that will make everyone obtain the critical skill of career planning, which will allow them to always know the next step after achieving their goals.</w:t>
      </w:r>
    </w:p>
    <w:p w14:paraId="78E4FF48" w14:textId="51CDC9F0" w:rsidR="45F4B1FC" w:rsidRPr="006B3D63" w:rsidRDefault="45F4B1FC" w:rsidP="00E22AF4">
      <w:pPr>
        <w:pStyle w:val="ListParagraph"/>
        <w:numPr>
          <w:ilvl w:val="0"/>
          <w:numId w:val="3"/>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lastRenderedPageBreak/>
        <w:t xml:space="preserve">(1:00-2:00) lunch in hotel </w:t>
      </w:r>
      <w:r w:rsidR="00AC6D68">
        <w:rPr>
          <w:rFonts w:ascii="Times New Roman" w:eastAsia="Times New Roman" w:hAnsi="Times New Roman" w:cs="Times New Roman"/>
          <w:color w:val="000000" w:themeColor="text1"/>
          <w:sz w:val="24"/>
          <w:szCs w:val="24"/>
        </w:rPr>
        <w:t>buffet</w:t>
      </w:r>
    </w:p>
    <w:p w14:paraId="050E719F" w14:textId="7AE584B2" w:rsidR="45F4B1FC" w:rsidRPr="006B3D63" w:rsidRDefault="45F4B1FC" w:rsidP="00E22AF4">
      <w:pPr>
        <w:pStyle w:val="ListParagraph"/>
        <w:numPr>
          <w:ilvl w:val="0"/>
          <w:numId w:val="3"/>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 xml:space="preserve"> </w:t>
      </w:r>
    </w:p>
    <w:p w14:paraId="5088904D" w14:textId="016200ED" w:rsidR="45F4B1FC" w:rsidRPr="006B3D63" w:rsidRDefault="45F4B1FC" w:rsidP="00E22AF4">
      <w:pPr>
        <w:pStyle w:val="ListParagraph"/>
        <w:numPr>
          <w:ilvl w:val="0"/>
          <w:numId w:val="4"/>
        </w:numPr>
        <w:spacing w:after="0"/>
        <w:rPr>
          <w:rFonts w:ascii="Times New Roman" w:eastAsia="Times New Roman" w:hAnsi="Times New Roman" w:cs="Times New Roman"/>
          <w:color w:val="000000" w:themeColor="text1"/>
          <w:sz w:val="24"/>
          <w:szCs w:val="24"/>
        </w:rPr>
      </w:pPr>
      <w:bookmarkStart w:id="27" w:name="_Toc166617239"/>
      <w:r w:rsidRPr="006B3D63">
        <w:rPr>
          <w:rStyle w:val="Heading2Char"/>
        </w:rPr>
        <w:t>Session two:</w:t>
      </w:r>
      <w:bookmarkEnd w:id="27"/>
      <w:r w:rsidRPr="006B3D63">
        <w:rPr>
          <w:rFonts w:ascii="Times New Roman" w:eastAsia="Times New Roman" w:hAnsi="Times New Roman" w:cs="Times New Roman"/>
          <w:color w:val="000000" w:themeColor="text1"/>
          <w:sz w:val="24"/>
          <w:szCs w:val="24"/>
        </w:rPr>
        <w:t xml:space="preserve"> (2:00-4:30) creating a successful community that is productive.</w:t>
      </w:r>
    </w:p>
    <w:p w14:paraId="0B19B8D8" w14:textId="1D4E69D5" w:rsidR="45F4B1FC" w:rsidRPr="006B3D63" w:rsidRDefault="45F4B1FC" w:rsidP="00E22AF4">
      <w:pPr>
        <w:pStyle w:val="ListParagraph"/>
        <w:numPr>
          <w:ilvl w:val="0"/>
          <w:numId w:val="2"/>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(2:00-3:00) Showing the successful way of true communication via sessions together which makes everyone capable of understanding his position and base his actions on it.</w:t>
      </w:r>
    </w:p>
    <w:p w14:paraId="05CF32D5" w14:textId="605B4741" w:rsidR="45F4B1FC" w:rsidRPr="006B3D63" w:rsidRDefault="45F4B1FC" w:rsidP="00E22AF4">
      <w:pPr>
        <w:pStyle w:val="ListParagraph"/>
        <w:numPr>
          <w:ilvl w:val="0"/>
          <w:numId w:val="2"/>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(3:00-4:30) Allowing the attendees to share knowledge and experience, connect and make useful relationships that will help building a community that’s socially successful without sacrificing productivity.</w:t>
      </w:r>
    </w:p>
    <w:p w14:paraId="066A382B" w14:textId="4F3B43F1" w:rsidR="45F4B1FC" w:rsidRPr="006B3D63" w:rsidRDefault="45F4B1FC" w:rsidP="09E79F1C">
      <w:pPr>
        <w:spacing w:after="0"/>
        <w:ind w:left="1440"/>
        <w:rPr>
          <w:sz w:val="24"/>
          <w:szCs w:val="24"/>
        </w:rPr>
      </w:pPr>
      <w:r w:rsidRPr="006B3D63">
        <w:rPr>
          <w:rFonts w:ascii="Times New Roman" w:eastAsia="Times New Roman" w:hAnsi="Times New Roman" w:cs="Times New Roman"/>
          <w:color w:val="0F243E" w:themeColor="text2" w:themeShade="80"/>
          <w:sz w:val="24"/>
          <w:szCs w:val="24"/>
        </w:rPr>
        <w:t xml:space="preserve"> </w:t>
      </w:r>
    </w:p>
    <w:p w14:paraId="5030FD7C" w14:textId="3E9F5911" w:rsidR="45F4B1FC" w:rsidRPr="006B3D63" w:rsidRDefault="45F4B1FC" w:rsidP="00E22AF4">
      <w:pPr>
        <w:pStyle w:val="ListParagraph"/>
        <w:numPr>
          <w:ilvl w:val="0"/>
          <w:numId w:val="4"/>
        </w:numPr>
        <w:spacing w:after="0"/>
        <w:rPr>
          <w:rFonts w:ascii="Times New Roman" w:eastAsia="Times New Roman" w:hAnsi="Times New Roman" w:cs="Times New Roman"/>
          <w:color w:val="000000" w:themeColor="text1"/>
          <w:sz w:val="24"/>
          <w:szCs w:val="24"/>
        </w:rPr>
      </w:pPr>
      <w:bookmarkStart w:id="28" w:name="_Toc166617240"/>
      <w:r w:rsidRPr="006B3D63">
        <w:rPr>
          <w:rStyle w:val="Heading2Char"/>
        </w:rPr>
        <w:t>Session Three:</w:t>
      </w:r>
      <w:bookmarkEnd w:id="28"/>
      <w:r w:rsidRPr="006B3D63">
        <w:rPr>
          <w:rFonts w:ascii="Times New Roman" w:eastAsia="Times New Roman" w:hAnsi="Times New Roman" w:cs="Times New Roman"/>
          <w:color w:val="000000" w:themeColor="text1"/>
          <w:sz w:val="24"/>
          <w:szCs w:val="24"/>
        </w:rPr>
        <w:t xml:space="preserve"> (4:30-9:30) Enjoy a collaborative fun activity with Mr. Beast, the world's largest activities channel. Mr. Beast will generously sponsor his own activity during his allocated time, allowing participants to put into practice what they've learned earlier in the event.</w:t>
      </w:r>
    </w:p>
    <w:p w14:paraId="6CB1B9AE" w14:textId="2E0118DE" w:rsidR="45F4B1FC" w:rsidRPr="006B3D63" w:rsidRDefault="45F4B1FC" w:rsidP="09E79F1C">
      <w:pPr>
        <w:spacing w:after="0"/>
        <w:ind w:left="720"/>
        <w:rPr>
          <w:sz w:val="24"/>
          <w:szCs w:val="24"/>
        </w:rPr>
      </w:pPr>
      <w:r w:rsidRPr="006B3D63">
        <w:rPr>
          <w:rFonts w:ascii="Times New Roman" w:eastAsia="Times New Roman" w:hAnsi="Times New Roman" w:cs="Times New Roman"/>
          <w:color w:val="0F243E" w:themeColor="text2" w:themeShade="80"/>
          <w:sz w:val="24"/>
          <w:szCs w:val="24"/>
        </w:rPr>
        <w:t xml:space="preserve"> </w:t>
      </w:r>
    </w:p>
    <w:p w14:paraId="76D03C1B" w14:textId="1A8CC581" w:rsidR="45F4B1FC" w:rsidRPr="006B3D63" w:rsidRDefault="45F4B1FC" w:rsidP="00E22AF4">
      <w:pPr>
        <w:pStyle w:val="ListParagraph"/>
        <w:numPr>
          <w:ilvl w:val="0"/>
          <w:numId w:val="1"/>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(4:30-5:00) Jimmy will kick off the session by introducing himself to the audience, followed by a clear explanation of the activity, which is "Escape the Room." He'll outline the roles and set up teams for maximum engagement and enjoyment.</w:t>
      </w:r>
    </w:p>
    <w:p w14:paraId="1AD645E0" w14:textId="7B200837" w:rsidR="45F4B1FC" w:rsidRPr="006B3D63" w:rsidRDefault="45F4B1FC" w:rsidP="00E22AF4">
      <w:pPr>
        <w:pStyle w:val="ListParagraph"/>
        <w:numPr>
          <w:ilvl w:val="0"/>
          <w:numId w:val="1"/>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 xml:space="preserve">(5:00-9:00) kick off the activity and dive into an exhilarating session of playing the escape room </w:t>
      </w:r>
      <w:proofErr w:type="gramStart"/>
      <w:r w:rsidRPr="006B3D63">
        <w:rPr>
          <w:rFonts w:ascii="Times New Roman" w:eastAsia="Times New Roman" w:hAnsi="Times New Roman" w:cs="Times New Roman"/>
          <w:color w:val="000000" w:themeColor="text1"/>
          <w:sz w:val="24"/>
          <w:szCs w:val="24"/>
        </w:rPr>
        <w:t>game</w:t>
      </w:r>
      <w:proofErr w:type="gramEnd"/>
    </w:p>
    <w:p w14:paraId="5041560E" w14:textId="18D061AC" w:rsidR="45F4B1FC" w:rsidRPr="006B3D63" w:rsidRDefault="45F4B1FC" w:rsidP="00E22AF4">
      <w:pPr>
        <w:pStyle w:val="ListParagraph"/>
        <w:numPr>
          <w:ilvl w:val="0"/>
          <w:numId w:val="1"/>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 xml:space="preserve">(9:00-9:30) Announcing the winning team, and giving the </w:t>
      </w:r>
      <w:proofErr w:type="gramStart"/>
      <w:r w:rsidRPr="006B3D63">
        <w:rPr>
          <w:rFonts w:ascii="Times New Roman" w:eastAsia="Times New Roman" w:hAnsi="Times New Roman" w:cs="Times New Roman"/>
          <w:color w:val="000000" w:themeColor="text1"/>
          <w:sz w:val="24"/>
          <w:szCs w:val="24"/>
        </w:rPr>
        <w:t>prizes</w:t>
      </w:r>
      <w:proofErr w:type="gramEnd"/>
      <w:r w:rsidRPr="006B3D63">
        <w:rPr>
          <w:rFonts w:ascii="Times New Roman" w:eastAsia="Times New Roman" w:hAnsi="Times New Roman" w:cs="Times New Roman"/>
          <w:color w:val="000000" w:themeColor="text1"/>
          <w:sz w:val="24"/>
          <w:szCs w:val="24"/>
        </w:rPr>
        <w:t xml:space="preserve">  </w:t>
      </w:r>
    </w:p>
    <w:p w14:paraId="67389FC6" w14:textId="3CF89BD0" w:rsidR="45F4B1FC" w:rsidRDefault="45F4B1FC" w:rsidP="09E79F1C">
      <w:pPr>
        <w:ind w:left="1440"/>
      </w:pPr>
      <w:r w:rsidRPr="09E79F1C">
        <w:rPr>
          <w:rFonts w:ascii="Times New Roman" w:eastAsia="Times New Roman" w:hAnsi="Times New Roman" w:cs="Times New Roman"/>
          <w:color w:val="0F243E" w:themeColor="text2" w:themeShade="80"/>
          <w:sz w:val="21"/>
          <w:szCs w:val="21"/>
        </w:rPr>
        <w:t xml:space="preserve"> </w:t>
      </w:r>
    </w:p>
    <w:p w14:paraId="5DC6C3CD" w14:textId="7E22D440" w:rsidR="45F4B1FC" w:rsidRDefault="45F4B1FC" w:rsidP="09E79F1C">
      <w:r w:rsidRPr="09E79F1C">
        <w:rPr>
          <w:rFonts w:ascii="Times New Roman" w:eastAsia="Times New Roman" w:hAnsi="Times New Roman" w:cs="Times New Roman"/>
          <w:color w:val="0F243E" w:themeColor="text2" w:themeShade="80"/>
          <w:sz w:val="21"/>
          <w:szCs w:val="21"/>
        </w:rPr>
        <w:t xml:space="preserve"> </w:t>
      </w:r>
    </w:p>
    <w:p w14:paraId="0BBB5E6E" w14:textId="492AB267" w:rsidR="45F4B1FC" w:rsidRDefault="45F4B1FC" w:rsidP="09E79F1C">
      <w:pPr>
        <w:spacing w:after="0"/>
        <w:ind w:left="1440"/>
      </w:pPr>
      <w:r w:rsidRPr="09E79F1C">
        <w:rPr>
          <w:rFonts w:ascii="Times New Roman" w:eastAsia="Times New Roman" w:hAnsi="Times New Roman" w:cs="Times New Roman"/>
          <w:color w:val="0F243E" w:themeColor="text2" w:themeShade="80"/>
          <w:sz w:val="21"/>
          <w:szCs w:val="21"/>
        </w:rPr>
        <w:t xml:space="preserve"> </w:t>
      </w:r>
    </w:p>
    <w:p w14:paraId="51DDFBDC" w14:textId="08D1614F" w:rsidR="45F4B1FC" w:rsidRDefault="45F4B1FC" w:rsidP="09E79F1C">
      <w:pPr>
        <w:spacing w:after="0"/>
        <w:ind w:left="1440"/>
      </w:pPr>
      <w:r w:rsidRPr="09E79F1C">
        <w:rPr>
          <w:rFonts w:ascii="Times New Roman" w:eastAsia="Times New Roman" w:hAnsi="Times New Roman" w:cs="Times New Roman"/>
          <w:color w:val="0F243E" w:themeColor="text2" w:themeShade="80"/>
          <w:sz w:val="21"/>
          <w:szCs w:val="21"/>
        </w:rPr>
        <w:t xml:space="preserve"> </w:t>
      </w:r>
    </w:p>
    <w:p w14:paraId="2ABD082C" w14:textId="43CE355A" w:rsidR="45F4B1FC" w:rsidRPr="006B3D63" w:rsidRDefault="45F4B1FC" w:rsidP="09E79F1C">
      <w:pPr>
        <w:spacing w:after="0"/>
        <w:ind w:left="1440"/>
        <w:rPr>
          <w:sz w:val="24"/>
          <w:szCs w:val="24"/>
        </w:rPr>
      </w:pPr>
      <w:r w:rsidRPr="006B3D63">
        <w:rPr>
          <w:rFonts w:ascii="Times New Roman" w:eastAsia="Times New Roman" w:hAnsi="Times New Roman" w:cs="Times New Roman"/>
          <w:color w:val="0F243E" w:themeColor="text2" w:themeShade="80"/>
          <w:sz w:val="24"/>
          <w:szCs w:val="24"/>
        </w:rPr>
        <w:t xml:space="preserve"> </w:t>
      </w:r>
    </w:p>
    <w:p w14:paraId="63ED24B5" w14:textId="071B3711" w:rsidR="45F4B1FC" w:rsidRPr="006B3D63" w:rsidRDefault="45F4B1FC" w:rsidP="00E22AF4">
      <w:pPr>
        <w:pStyle w:val="ListParagraph"/>
        <w:numPr>
          <w:ilvl w:val="0"/>
          <w:numId w:val="4"/>
        </w:numPr>
        <w:spacing w:after="0"/>
        <w:rPr>
          <w:rFonts w:ascii="Times New Roman" w:eastAsia="Times New Roman" w:hAnsi="Times New Roman" w:cs="Times New Roman"/>
          <w:color w:val="000000" w:themeColor="text1"/>
          <w:sz w:val="24"/>
          <w:szCs w:val="24"/>
        </w:rPr>
      </w:pPr>
      <w:bookmarkStart w:id="29" w:name="_Toc166617241"/>
      <w:r w:rsidRPr="006B3D63">
        <w:rPr>
          <w:rStyle w:val="Heading2Char"/>
          <w:sz w:val="24"/>
          <w:szCs w:val="24"/>
        </w:rPr>
        <w:t>Session four:</w:t>
      </w:r>
      <w:bookmarkEnd w:id="29"/>
      <w:r w:rsidRPr="006B3D63">
        <w:rPr>
          <w:rFonts w:ascii="Times New Roman" w:eastAsia="Times New Roman" w:hAnsi="Times New Roman" w:cs="Times New Roman"/>
          <w:color w:val="000000" w:themeColor="text1"/>
          <w:sz w:val="24"/>
          <w:szCs w:val="24"/>
        </w:rPr>
        <w:t>(9:30-10:00) revising everything and thanking everyone for making it to Beyond-The-Technical 2024.</w:t>
      </w:r>
    </w:p>
    <w:p w14:paraId="2E8A4DDF" w14:textId="1DFF0E91" w:rsidR="45F4B1FC" w:rsidRPr="006B3D63" w:rsidRDefault="45F4B1FC" w:rsidP="00E22AF4">
      <w:pPr>
        <w:pStyle w:val="ListParagraph"/>
        <w:numPr>
          <w:ilvl w:val="0"/>
          <w:numId w:val="1"/>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 xml:space="preserve">Summarising day one, two and three, and evaluating every individual’s progression by doing one final quiz and a presentation by Kevin Abdulrahman. </w:t>
      </w:r>
    </w:p>
    <w:p w14:paraId="28249323" w14:textId="2B62E0C8" w:rsidR="45F4B1FC" w:rsidRPr="006B3D63" w:rsidRDefault="45F4B1FC" w:rsidP="00E22AF4">
      <w:pPr>
        <w:pStyle w:val="ListParagraph"/>
        <w:numPr>
          <w:ilvl w:val="0"/>
          <w:numId w:val="1"/>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Providing general real-life tips that had happened in the past with evidence on their effectivity.</w:t>
      </w:r>
    </w:p>
    <w:p w14:paraId="1F071B1C" w14:textId="7E948CB7" w:rsidR="45F4B1FC" w:rsidRPr="006B3D63" w:rsidRDefault="45F4B1FC" w:rsidP="00E22AF4">
      <w:pPr>
        <w:pStyle w:val="ListParagraph"/>
        <w:numPr>
          <w:ilvl w:val="0"/>
          <w:numId w:val="1"/>
        </w:numPr>
        <w:spacing w:after="0"/>
        <w:ind w:left="1440"/>
        <w:rPr>
          <w:rFonts w:ascii="Times New Roman" w:eastAsia="Times New Roman" w:hAnsi="Times New Roman" w:cs="Times New Roman"/>
          <w:color w:val="000000" w:themeColor="text1"/>
          <w:sz w:val="24"/>
          <w:szCs w:val="24"/>
        </w:rPr>
      </w:pPr>
      <w:r w:rsidRPr="006B3D63">
        <w:rPr>
          <w:rFonts w:ascii="Times New Roman" w:eastAsia="Times New Roman" w:hAnsi="Times New Roman" w:cs="Times New Roman"/>
          <w:color w:val="000000" w:themeColor="text1"/>
          <w:sz w:val="24"/>
          <w:szCs w:val="24"/>
        </w:rPr>
        <w:t>Thanking everyone for making the time to attend the event and leaving a suggestion box where they can leave suggestions to make the event next year even more delightful.</w:t>
      </w:r>
    </w:p>
    <w:p w14:paraId="5159FABE" w14:textId="45396F85" w:rsidR="45F4B1FC" w:rsidRPr="006B3D63" w:rsidRDefault="45F4B1FC" w:rsidP="09E79F1C">
      <w:pPr>
        <w:pStyle w:val="ListParagraph"/>
        <w:ind w:left="1440"/>
        <w:rPr>
          <w:sz w:val="24"/>
          <w:szCs w:val="24"/>
        </w:rPr>
      </w:pPr>
      <w:r w:rsidRPr="006B3D63">
        <w:rPr>
          <w:rFonts w:ascii="Times New Roman" w:eastAsia="Times New Roman" w:hAnsi="Times New Roman" w:cs="Times New Roman"/>
          <w:color w:val="000000" w:themeColor="text1"/>
          <w:sz w:val="24"/>
          <w:szCs w:val="24"/>
        </w:rPr>
        <w:t xml:space="preserve">(10:00-11:00) dinner in hotel open </w:t>
      </w:r>
      <w:proofErr w:type="spellStart"/>
      <w:r w:rsidRPr="006B3D63">
        <w:rPr>
          <w:rFonts w:ascii="Times New Roman" w:eastAsia="Times New Roman" w:hAnsi="Times New Roman" w:cs="Times New Roman"/>
          <w:color w:val="000000" w:themeColor="text1"/>
          <w:sz w:val="24"/>
          <w:szCs w:val="24"/>
        </w:rPr>
        <w:t>bofeh</w:t>
      </w:r>
      <w:proofErr w:type="spellEnd"/>
      <w:r w:rsidRPr="006B3D63">
        <w:rPr>
          <w:rFonts w:ascii="Times New Roman" w:eastAsia="Times New Roman" w:hAnsi="Times New Roman" w:cs="Times New Roman"/>
          <w:color w:val="000000" w:themeColor="text1"/>
          <w:sz w:val="24"/>
          <w:szCs w:val="24"/>
        </w:rPr>
        <w:t xml:space="preserve">  </w:t>
      </w:r>
    </w:p>
    <w:p w14:paraId="2E82C65D" w14:textId="29786E71" w:rsidR="00AF41BE" w:rsidRPr="006B3D63" w:rsidRDefault="000D2033" w:rsidP="005E3405">
      <w:pPr>
        <w:rPr>
          <w:rFonts w:ascii="Times New Roman" w:hAnsi="Times New Roman" w:cs="Times New Roman"/>
          <w:color w:val="0F243E" w:themeColor="text2" w:themeShade="80"/>
          <w:sz w:val="24"/>
          <w:szCs w:val="24"/>
        </w:rPr>
      </w:pPr>
      <w:r w:rsidRPr="006B3D63">
        <w:rPr>
          <w:rFonts w:ascii="Times New Roman" w:hAnsi="Times New Roman" w:cs="Times New Roman"/>
          <w:color w:val="0F243E" w:themeColor="text2" w:themeShade="80"/>
          <w:sz w:val="24"/>
          <w:szCs w:val="24"/>
        </w:rPr>
        <w:t>B</w:t>
      </w:r>
      <w:r w:rsidR="0099368B" w:rsidRPr="006B3D63">
        <w:rPr>
          <w:rFonts w:ascii="Times New Roman" w:hAnsi="Times New Roman" w:cs="Times New Roman"/>
          <w:color w:val="0F243E" w:themeColor="text2" w:themeShade="80"/>
          <w:sz w:val="24"/>
          <w:szCs w:val="24"/>
        </w:rPr>
        <w:t xml:space="preserve">y having this wonderful mixture of </w:t>
      </w:r>
      <w:r w:rsidR="0049537E" w:rsidRPr="006B3D63">
        <w:rPr>
          <w:rFonts w:ascii="Times New Roman" w:hAnsi="Times New Roman" w:cs="Times New Roman"/>
          <w:color w:val="0F243E" w:themeColor="text2" w:themeShade="80"/>
          <w:sz w:val="24"/>
          <w:szCs w:val="24"/>
        </w:rPr>
        <w:t xml:space="preserve">skills </w:t>
      </w:r>
      <w:r w:rsidR="009551A7" w:rsidRPr="006B3D63">
        <w:rPr>
          <w:rFonts w:ascii="Times New Roman" w:hAnsi="Times New Roman" w:cs="Times New Roman"/>
          <w:color w:val="0F243E" w:themeColor="text2" w:themeShade="80"/>
          <w:sz w:val="24"/>
          <w:szCs w:val="24"/>
        </w:rPr>
        <w:t>being</w:t>
      </w:r>
      <w:r w:rsidR="0049537E" w:rsidRPr="006B3D63">
        <w:rPr>
          <w:rFonts w:ascii="Times New Roman" w:hAnsi="Times New Roman" w:cs="Times New Roman"/>
          <w:color w:val="0F243E" w:themeColor="text2" w:themeShade="80"/>
          <w:sz w:val="24"/>
          <w:szCs w:val="24"/>
        </w:rPr>
        <w:t xml:space="preserve"> taught in such a short period of time</w:t>
      </w:r>
      <w:r w:rsidR="009551A7" w:rsidRPr="006B3D63">
        <w:rPr>
          <w:rFonts w:ascii="Times New Roman" w:hAnsi="Times New Roman" w:cs="Times New Roman"/>
          <w:color w:val="0F243E" w:themeColor="text2" w:themeShade="80"/>
          <w:sz w:val="24"/>
          <w:szCs w:val="24"/>
        </w:rPr>
        <w:t>,</w:t>
      </w:r>
      <w:r w:rsidR="00A47F3C" w:rsidRPr="006B3D63">
        <w:rPr>
          <w:rFonts w:ascii="Times New Roman" w:hAnsi="Times New Roman" w:cs="Times New Roman"/>
          <w:color w:val="0F243E" w:themeColor="text2" w:themeShade="80"/>
          <w:sz w:val="24"/>
          <w:szCs w:val="24"/>
        </w:rPr>
        <w:t xml:space="preserve"> all of the 500 IT professionals and enginee</w:t>
      </w:r>
      <w:r w:rsidR="00BF6062" w:rsidRPr="006B3D63">
        <w:rPr>
          <w:rFonts w:ascii="Times New Roman" w:hAnsi="Times New Roman" w:cs="Times New Roman"/>
          <w:color w:val="0F243E" w:themeColor="text2" w:themeShade="80"/>
          <w:sz w:val="24"/>
          <w:szCs w:val="24"/>
        </w:rPr>
        <w:t>rs will have a set of skills that is mandatory to have in real workplaces</w:t>
      </w:r>
      <w:r w:rsidR="005E3405" w:rsidRPr="006B3D63">
        <w:rPr>
          <w:rFonts w:ascii="Times New Roman" w:hAnsi="Times New Roman" w:cs="Times New Roman"/>
          <w:color w:val="0F243E" w:themeColor="text2" w:themeShade="80"/>
          <w:sz w:val="24"/>
          <w:szCs w:val="24"/>
        </w:rPr>
        <w:t xml:space="preserve">, which will allow them to have a base that they can use and improve from in order to obtain better opportunities in life </w:t>
      </w:r>
      <w:r w:rsidR="00C8710F" w:rsidRPr="006B3D63">
        <w:rPr>
          <w:rFonts w:ascii="Times New Roman" w:hAnsi="Times New Roman" w:cs="Times New Roman"/>
          <w:color w:val="0F243E" w:themeColor="text2" w:themeShade="80"/>
          <w:sz w:val="24"/>
          <w:szCs w:val="24"/>
        </w:rPr>
        <w:t>and to improve their career overall.</w:t>
      </w:r>
    </w:p>
    <w:p w14:paraId="30A7BB37" w14:textId="77777777" w:rsidR="00C8710F" w:rsidRDefault="00C8710F" w:rsidP="006B3D63">
      <w:pPr>
        <w:pStyle w:val="Heading1"/>
      </w:pPr>
    </w:p>
    <w:p w14:paraId="666D3C70" w14:textId="7494E71F" w:rsidR="00C8710F" w:rsidRPr="00513BFA" w:rsidRDefault="0087774F" w:rsidP="006B3D63">
      <w:pPr>
        <w:pStyle w:val="Heading1"/>
        <w:rPr>
          <w:sz w:val="28"/>
          <w:szCs w:val="28"/>
        </w:rPr>
      </w:pPr>
      <w:bookmarkStart w:id="30" w:name="_Toc166617242"/>
      <w:r w:rsidRPr="00513BFA">
        <w:rPr>
          <w:sz w:val="28"/>
          <w:szCs w:val="28"/>
        </w:rPr>
        <w:t>Communication Matrix</w:t>
      </w:r>
      <w:bookmarkEnd w:id="30"/>
    </w:p>
    <w:p w14:paraId="5CF8F3BE" w14:textId="77777777" w:rsidR="0087774F" w:rsidRPr="00AF41BE" w:rsidRDefault="0087774F" w:rsidP="005E3405">
      <w:pPr>
        <w:rPr>
          <w:rFonts w:ascii="Times New Roman" w:hAnsi="Times New Roman" w:cs="Times New Roman"/>
          <w:color w:val="0F243E" w:themeColor="text2" w:themeShade="80"/>
          <w:sz w:val="21"/>
          <w:szCs w:val="21"/>
        </w:rPr>
      </w:pPr>
    </w:p>
    <w:tbl>
      <w:tblPr>
        <w:tblW w:w="5000" w:type="pct"/>
        <w:tblLook w:val="04A0" w:firstRow="1" w:lastRow="0" w:firstColumn="1" w:lastColumn="0" w:noHBand="0" w:noVBand="1"/>
      </w:tblPr>
      <w:tblGrid>
        <w:gridCol w:w="1261"/>
        <w:gridCol w:w="992"/>
        <w:gridCol w:w="1418"/>
        <w:gridCol w:w="1157"/>
        <w:gridCol w:w="1665"/>
        <w:gridCol w:w="1304"/>
        <w:gridCol w:w="1658"/>
        <w:gridCol w:w="1001"/>
      </w:tblGrid>
      <w:tr w:rsidR="00E22AB4" w:rsidRPr="00E36CDC" w14:paraId="7AB45529" w14:textId="77777777" w:rsidTr="00FD7FAA">
        <w:trPr>
          <w:trHeight w:val="457"/>
        </w:trPr>
        <w:tc>
          <w:tcPr>
            <w:tcW w:w="632" w:type="pct"/>
            <w:tcBorders>
              <w:top w:val="single" w:sz="24" w:space="0" w:color="BFBFBF" w:themeColor="background1" w:themeShade="BF"/>
              <w:left w:val="single" w:sz="4" w:space="0" w:color="BFBFBF"/>
              <w:bottom w:val="single" w:sz="4" w:space="0" w:color="BFBFBF"/>
              <w:right w:val="single" w:sz="4" w:space="0" w:color="BFBFBF"/>
            </w:tcBorders>
            <w:shd w:val="clear" w:color="000000" w:fill="D9D9D9"/>
          </w:tcPr>
          <w:p w14:paraId="0EB8A082" w14:textId="77777777" w:rsidR="00E22AB4" w:rsidRDefault="00E22AB4" w:rsidP="008A2220">
            <w:pPr>
              <w:rPr>
                <w:b/>
                <w:bCs/>
                <w:color w:val="000000"/>
                <w:sz w:val="18"/>
                <w:szCs w:val="18"/>
              </w:rPr>
            </w:pPr>
            <w:r>
              <w:rPr>
                <w:b/>
                <w:bCs/>
                <w:color w:val="000000"/>
                <w:sz w:val="18"/>
                <w:szCs w:val="18"/>
              </w:rPr>
              <w:lastRenderedPageBreak/>
              <w:t>STAKEHOLDER</w:t>
            </w:r>
          </w:p>
          <w:p w14:paraId="5BF24F73" w14:textId="77777777" w:rsidR="00E22AB4" w:rsidRDefault="00E22AB4" w:rsidP="008A2220">
            <w:pPr>
              <w:rPr>
                <w:b/>
                <w:bCs/>
                <w:color w:val="000000"/>
                <w:sz w:val="18"/>
                <w:szCs w:val="18"/>
              </w:rPr>
            </w:pPr>
          </w:p>
          <w:p w14:paraId="79DEDFC4" w14:textId="77777777" w:rsidR="00E22AB4" w:rsidRDefault="00E22AB4" w:rsidP="008A2220">
            <w:pPr>
              <w:rPr>
                <w:b/>
                <w:bCs/>
                <w:color w:val="000000"/>
                <w:sz w:val="18"/>
                <w:szCs w:val="18"/>
              </w:rPr>
            </w:pPr>
            <w:r w:rsidRPr="00CC035A">
              <w:rPr>
                <w:b/>
                <w:bCs/>
                <w:color w:val="000000"/>
                <w:sz w:val="18"/>
                <w:szCs w:val="18"/>
              </w:rPr>
              <w:t>Identify the key stakeholders involved in the project. Please include the following information about each stakeholder: name, role</w:t>
            </w:r>
            <w:r>
              <w:rPr>
                <w:b/>
                <w:bCs/>
                <w:color w:val="000000"/>
                <w:sz w:val="18"/>
                <w:szCs w:val="18"/>
              </w:rPr>
              <w:t xml:space="preserve">. </w:t>
            </w:r>
          </w:p>
          <w:p w14:paraId="763B5F1B" w14:textId="77777777" w:rsidR="00E22AB4" w:rsidRDefault="00E22AB4" w:rsidP="008A2220">
            <w:pPr>
              <w:rPr>
                <w:b/>
                <w:bCs/>
                <w:color w:val="000000"/>
                <w:sz w:val="18"/>
                <w:szCs w:val="18"/>
              </w:rPr>
            </w:pPr>
          </w:p>
          <w:p w14:paraId="5EBC8738" w14:textId="77777777" w:rsidR="00E22AB4" w:rsidRDefault="00E22AB4" w:rsidP="008A2220">
            <w:pPr>
              <w:rPr>
                <w:b/>
                <w:bCs/>
                <w:color w:val="000000"/>
                <w:sz w:val="18"/>
                <w:szCs w:val="18"/>
              </w:rPr>
            </w:pPr>
          </w:p>
          <w:p w14:paraId="019C454A" w14:textId="77777777" w:rsidR="00E22AB4" w:rsidRDefault="00E22AB4" w:rsidP="008A2220">
            <w:pPr>
              <w:rPr>
                <w:b/>
                <w:bCs/>
                <w:color w:val="000000"/>
                <w:sz w:val="18"/>
                <w:szCs w:val="18"/>
              </w:rPr>
            </w:pPr>
          </w:p>
          <w:p w14:paraId="631AE878" w14:textId="77777777" w:rsidR="00E22AB4" w:rsidRDefault="00E22AB4" w:rsidP="008A2220">
            <w:pPr>
              <w:rPr>
                <w:b/>
                <w:bCs/>
                <w:color w:val="000000"/>
                <w:sz w:val="18"/>
                <w:szCs w:val="18"/>
              </w:rPr>
            </w:pPr>
          </w:p>
          <w:p w14:paraId="1A553377" w14:textId="77777777" w:rsidR="00E22AB4" w:rsidRDefault="00E22AB4" w:rsidP="008A2220">
            <w:pPr>
              <w:rPr>
                <w:b/>
                <w:bCs/>
                <w:color w:val="000000"/>
                <w:sz w:val="18"/>
                <w:szCs w:val="18"/>
              </w:rPr>
            </w:pPr>
          </w:p>
          <w:p w14:paraId="51A42270" w14:textId="77777777" w:rsidR="00E22AB4" w:rsidRDefault="00E22AB4" w:rsidP="008A2220">
            <w:pPr>
              <w:rPr>
                <w:b/>
                <w:bCs/>
                <w:color w:val="000000"/>
                <w:sz w:val="18"/>
                <w:szCs w:val="18"/>
              </w:rPr>
            </w:pPr>
          </w:p>
          <w:p w14:paraId="20CA0419" w14:textId="77777777" w:rsidR="00E22AB4" w:rsidRDefault="00E22AB4" w:rsidP="008A2220">
            <w:pPr>
              <w:rPr>
                <w:b/>
                <w:bCs/>
                <w:color w:val="000000"/>
                <w:sz w:val="18"/>
                <w:szCs w:val="18"/>
              </w:rPr>
            </w:pPr>
          </w:p>
          <w:p w14:paraId="010BEBA8" w14:textId="77777777" w:rsidR="00E22AB4" w:rsidRDefault="00E22AB4" w:rsidP="008A2220">
            <w:pPr>
              <w:rPr>
                <w:b/>
                <w:bCs/>
                <w:color w:val="000000"/>
                <w:sz w:val="18"/>
                <w:szCs w:val="18"/>
              </w:rPr>
            </w:pPr>
          </w:p>
          <w:p w14:paraId="415C44D4" w14:textId="77777777" w:rsidR="00E22AB4" w:rsidRPr="00E36CDC" w:rsidRDefault="00E22AB4" w:rsidP="008A2220">
            <w:pPr>
              <w:rPr>
                <w:b/>
                <w:bCs/>
                <w:color w:val="000000"/>
                <w:sz w:val="18"/>
                <w:szCs w:val="18"/>
              </w:rPr>
            </w:pPr>
          </w:p>
        </w:tc>
        <w:tc>
          <w:tcPr>
            <w:tcW w:w="476" w:type="pct"/>
            <w:tcBorders>
              <w:top w:val="single" w:sz="24" w:space="0" w:color="BFBFBF" w:themeColor="background1" w:themeShade="BF"/>
              <w:left w:val="single" w:sz="4" w:space="0" w:color="BFBFBF"/>
              <w:bottom w:val="single" w:sz="4" w:space="0" w:color="BFBFBF"/>
              <w:right w:val="single" w:sz="4" w:space="0" w:color="BFBFBF"/>
            </w:tcBorders>
            <w:shd w:val="clear" w:color="000000" w:fill="D9D9D9"/>
          </w:tcPr>
          <w:p w14:paraId="0BC946B9" w14:textId="77777777" w:rsidR="00E22AB4" w:rsidRDefault="00E22AB4" w:rsidP="008A2220">
            <w:pPr>
              <w:rPr>
                <w:b/>
                <w:bCs/>
                <w:color w:val="000000"/>
                <w:sz w:val="18"/>
                <w:szCs w:val="18"/>
              </w:rPr>
            </w:pPr>
            <w:r>
              <w:rPr>
                <w:b/>
                <w:bCs/>
                <w:color w:val="000000"/>
                <w:sz w:val="18"/>
                <w:szCs w:val="18"/>
              </w:rPr>
              <w:t xml:space="preserve">External or Internal Stakeholder </w:t>
            </w:r>
          </w:p>
        </w:tc>
        <w:tc>
          <w:tcPr>
            <w:tcW w:w="680" w:type="pct"/>
            <w:tcBorders>
              <w:top w:val="single" w:sz="24" w:space="0" w:color="BFBFBF" w:themeColor="background1" w:themeShade="BF"/>
              <w:left w:val="single" w:sz="4" w:space="0" w:color="BFBFBF"/>
              <w:bottom w:val="single" w:sz="4" w:space="0" w:color="BFBFBF"/>
              <w:right w:val="single" w:sz="4" w:space="0" w:color="BFBFBF"/>
            </w:tcBorders>
            <w:shd w:val="clear" w:color="000000" w:fill="D9D9D9"/>
          </w:tcPr>
          <w:p w14:paraId="43AACDA5" w14:textId="77777777" w:rsidR="00E22AB4" w:rsidRDefault="00E22AB4" w:rsidP="008A2220">
            <w:pPr>
              <w:rPr>
                <w:b/>
                <w:bCs/>
                <w:color w:val="000000"/>
                <w:sz w:val="18"/>
                <w:szCs w:val="18"/>
              </w:rPr>
            </w:pPr>
            <w:r>
              <w:rPr>
                <w:b/>
                <w:bCs/>
                <w:color w:val="000000"/>
                <w:sz w:val="18"/>
                <w:szCs w:val="18"/>
              </w:rPr>
              <w:t>COMMUNICATION OBJECTIVES</w:t>
            </w:r>
          </w:p>
          <w:p w14:paraId="0AA013C1" w14:textId="77777777" w:rsidR="00E22AB4" w:rsidRDefault="00E22AB4" w:rsidP="008A2220">
            <w:pPr>
              <w:rPr>
                <w:b/>
                <w:bCs/>
                <w:color w:val="000000"/>
                <w:sz w:val="18"/>
                <w:szCs w:val="18"/>
              </w:rPr>
            </w:pPr>
          </w:p>
          <w:p w14:paraId="3A227A4D" w14:textId="77777777" w:rsidR="00E22AB4" w:rsidRPr="00E36CDC" w:rsidRDefault="00E22AB4" w:rsidP="008A2220">
            <w:pPr>
              <w:rPr>
                <w:b/>
                <w:bCs/>
                <w:color w:val="000000"/>
                <w:sz w:val="18"/>
                <w:szCs w:val="18"/>
              </w:rPr>
            </w:pPr>
            <w:r w:rsidRPr="00CC035A">
              <w:rPr>
                <w:b/>
                <w:bCs/>
                <w:color w:val="000000"/>
                <w:sz w:val="18"/>
                <w:szCs w:val="18"/>
              </w:rPr>
              <w:t>Define the overall communication objectives for the project, including such goals as raising awareness, promoting engagement, providing updates, or gathering feedback.</w:t>
            </w:r>
          </w:p>
        </w:tc>
        <w:tc>
          <w:tcPr>
            <w:tcW w:w="555" w:type="pct"/>
            <w:tcBorders>
              <w:top w:val="single" w:sz="24" w:space="0" w:color="BFBFBF" w:themeColor="background1" w:themeShade="BF"/>
              <w:left w:val="nil"/>
              <w:bottom w:val="single" w:sz="4" w:space="0" w:color="BFBFBF"/>
              <w:right w:val="single" w:sz="4" w:space="0" w:color="BFBFBF"/>
            </w:tcBorders>
            <w:shd w:val="clear" w:color="000000" w:fill="D9D9D9"/>
          </w:tcPr>
          <w:p w14:paraId="57BAB5BC" w14:textId="77777777" w:rsidR="00E22AB4" w:rsidRPr="00CC035A" w:rsidRDefault="00E22AB4" w:rsidP="008A2220">
            <w:pPr>
              <w:rPr>
                <w:b/>
                <w:bCs/>
                <w:color w:val="000000"/>
                <w:sz w:val="18"/>
                <w:szCs w:val="18"/>
              </w:rPr>
            </w:pPr>
            <w:r w:rsidRPr="00CC035A">
              <w:rPr>
                <w:b/>
                <w:bCs/>
                <w:color w:val="000000"/>
                <w:sz w:val="18"/>
                <w:szCs w:val="18"/>
              </w:rPr>
              <w:t xml:space="preserve">RESPONSIBLE  </w:t>
            </w:r>
          </w:p>
          <w:p w14:paraId="30DADE5D" w14:textId="77777777" w:rsidR="00E22AB4" w:rsidRDefault="00E22AB4" w:rsidP="008A2220">
            <w:pPr>
              <w:rPr>
                <w:b/>
                <w:bCs/>
                <w:color w:val="000000"/>
                <w:sz w:val="18"/>
                <w:szCs w:val="18"/>
              </w:rPr>
            </w:pPr>
            <w:r w:rsidRPr="00CC035A">
              <w:rPr>
                <w:b/>
                <w:bCs/>
                <w:color w:val="000000"/>
                <w:sz w:val="18"/>
                <w:szCs w:val="18"/>
              </w:rPr>
              <w:t>PARTY</w:t>
            </w:r>
          </w:p>
          <w:p w14:paraId="5791734B" w14:textId="77777777" w:rsidR="00E22AB4" w:rsidRDefault="00E22AB4" w:rsidP="008A2220">
            <w:pPr>
              <w:rPr>
                <w:b/>
                <w:bCs/>
                <w:color w:val="000000"/>
                <w:sz w:val="18"/>
                <w:szCs w:val="18"/>
              </w:rPr>
            </w:pPr>
          </w:p>
          <w:p w14:paraId="0200F877" w14:textId="77777777" w:rsidR="00E22AB4" w:rsidRPr="00E36CDC" w:rsidRDefault="00E22AB4" w:rsidP="008A2220">
            <w:pPr>
              <w:rPr>
                <w:b/>
                <w:bCs/>
                <w:color w:val="000000"/>
                <w:sz w:val="18"/>
                <w:szCs w:val="18"/>
              </w:rPr>
            </w:pPr>
            <w:r w:rsidRPr="00CC035A">
              <w:rPr>
                <w:b/>
                <w:bCs/>
                <w:color w:val="000000"/>
                <w:sz w:val="18"/>
                <w:szCs w:val="18"/>
              </w:rPr>
              <w:t>Indicate the person or team responsible for delivering each message. Doing this helps ensure accountability and clarity.</w:t>
            </w:r>
          </w:p>
        </w:tc>
        <w:tc>
          <w:tcPr>
            <w:tcW w:w="799" w:type="pct"/>
            <w:tcBorders>
              <w:top w:val="single" w:sz="24" w:space="0" w:color="BFBFBF" w:themeColor="background1" w:themeShade="BF"/>
              <w:left w:val="nil"/>
              <w:bottom w:val="single" w:sz="4" w:space="0" w:color="BFBFBF"/>
              <w:right w:val="single" w:sz="4" w:space="0" w:color="BFBFBF"/>
            </w:tcBorders>
            <w:shd w:val="clear" w:color="000000" w:fill="D6DCE4"/>
            <w:hideMark/>
          </w:tcPr>
          <w:p w14:paraId="7A489623" w14:textId="77777777" w:rsidR="00E22AB4" w:rsidRDefault="00E22AB4" w:rsidP="008A2220">
            <w:pPr>
              <w:rPr>
                <w:b/>
                <w:bCs/>
                <w:color w:val="000000"/>
                <w:sz w:val="18"/>
                <w:szCs w:val="18"/>
              </w:rPr>
            </w:pPr>
            <w:r w:rsidRPr="00E36CDC">
              <w:rPr>
                <w:b/>
                <w:bCs/>
                <w:color w:val="000000"/>
                <w:sz w:val="18"/>
                <w:szCs w:val="18"/>
              </w:rPr>
              <w:t>COMMUNICATION</w:t>
            </w:r>
            <w:r>
              <w:rPr>
                <w:b/>
                <w:bCs/>
                <w:color w:val="000000"/>
                <w:sz w:val="18"/>
                <w:szCs w:val="18"/>
              </w:rPr>
              <w:t xml:space="preserve"> </w:t>
            </w:r>
            <w:r>
              <w:rPr>
                <w:b/>
                <w:bCs/>
                <w:color w:val="000000"/>
                <w:sz w:val="18"/>
                <w:szCs w:val="18"/>
              </w:rPr>
              <w:br/>
              <w:t>METHODS</w:t>
            </w:r>
          </w:p>
          <w:p w14:paraId="4DB4C3AA" w14:textId="77777777" w:rsidR="00E22AB4" w:rsidRPr="00CC035A" w:rsidRDefault="00E22AB4" w:rsidP="008A2220">
            <w:pPr>
              <w:rPr>
                <w:b/>
                <w:bCs/>
                <w:color w:val="000000"/>
                <w:sz w:val="18"/>
                <w:szCs w:val="18"/>
              </w:rPr>
            </w:pPr>
          </w:p>
          <w:p w14:paraId="2AC32069" w14:textId="77777777" w:rsidR="00E22AB4" w:rsidRPr="00E36CDC" w:rsidRDefault="00E22AB4" w:rsidP="008A2220">
            <w:pPr>
              <w:rPr>
                <w:b/>
                <w:bCs/>
                <w:color w:val="000000"/>
                <w:sz w:val="18"/>
                <w:szCs w:val="18"/>
              </w:rPr>
            </w:pPr>
            <w:r w:rsidRPr="00CC035A">
              <w:rPr>
                <w:b/>
                <w:bCs/>
                <w:color w:val="000000"/>
                <w:sz w:val="18"/>
                <w:szCs w:val="18"/>
              </w:rPr>
              <w:t>List the various communication channels that you will use to reach stakeholders. These channels can include email, newsletters, social media platforms, Face to Face, Screen to Screen, websites, meetings, workshops, or any other relevant medium.</w:t>
            </w:r>
          </w:p>
        </w:tc>
        <w:tc>
          <w:tcPr>
            <w:tcW w:w="584" w:type="pct"/>
            <w:tcBorders>
              <w:top w:val="single" w:sz="24" w:space="0" w:color="BFBFBF" w:themeColor="background1" w:themeShade="BF"/>
              <w:left w:val="nil"/>
              <w:bottom w:val="single" w:sz="4" w:space="0" w:color="BFBFBF"/>
              <w:right w:val="single" w:sz="4" w:space="0" w:color="BFBFBF"/>
            </w:tcBorders>
            <w:shd w:val="clear" w:color="000000" w:fill="D6DCE4"/>
            <w:hideMark/>
          </w:tcPr>
          <w:p w14:paraId="1ABF12D8" w14:textId="77777777" w:rsidR="00E22AB4" w:rsidRDefault="00E22AB4" w:rsidP="008A2220">
            <w:pPr>
              <w:rPr>
                <w:b/>
                <w:bCs/>
                <w:color w:val="000000"/>
                <w:sz w:val="18"/>
                <w:szCs w:val="18"/>
              </w:rPr>
            </w:pPr>
            <w:r w:rsidRPr="00E36CDC">
              <w:rPr>
                <w:b/>
                <w:bCs/>
                <w:color w:val="000000"/>
                <w:sz w:val="18"/>
                <w:szCs w:val="18"/>
              </w:rPr>
              <w:t>FREQUENCY</w:t>
            </w:r>
          </w:p>
          <w:p w14:paraId="2F42B2E0" w14:textId="77777777" w:rsidR="00E22AB4" w:rsidRPr="00CC035A" w:rsidRDefault="00E22AB4" w:rsidP="008A2220">
            <w:pPr>
              <w:rPr>
                <w:b/>
                <w:bCs/>
                <w:color w:val="000000"/>
                <w:sz w:val="18"/>
                <w:szCs w:val="18"/>
              </w:rPr>
            </w:pPr>
          </w:p>
          <w:p w14:paraId="2CD4FD04" w14:textId="77777777" w:rsidR="00E22AB4" w:rsidRPr="00CC035A" w:rsidRDefault="00E22AB4" w:rsidP="008A2220">
            <w:pPr>
              <w:rPr>
                <w:b/>
                <w:bCs/>
                <w:color w:val="000000"/>
                <w:sz w:val="18"/>
                <w:szCs w:val="18"/>
              </w:rPr>
            </w:pPr>
            <w:r w:rsidRPr="00CC035A">
              <w:rPr>
                <w:b/>
                <w:bCs/>
                <w:color w:val="000000"/>
                <w:sz w:val="18"/>
                <w:szCs w:val="18"/>
              </w:rPr>
              <w:t>Determine the frequency and timing of communication activities. Such activities can include providing regular updates, highlighting events, or disseminating any other time-sensitive information (As Needed, Once, Daily, Weekly, Bi-Weekly, Monthly</w:t>
            </w:r>
          </w:p>
          <w:p w14:paraId="01FB3A6E" w14:textId="77777777" w:rsidR="00E22AB4" w:rsidRPr="00E36CDC" w:rsidRDefault="00E22AB4" w:rsidP="008A2220">
            <w:pPr>
              <w:rPr>
                <w:b/>
                <w:bCs/>
                <w:color w:val="000000"/>
                <w:sz w:val="18"/>
                <w:szCs w:val="18"/>
              </w:rPr>
            </w:pPr>
            <w:r w:rsidRPr="00CC035A">
              <w:rPr>
                <w:b/>
                <w:bCs/>
                <w:color w:val="000000"/>
                <w:sz w:val="18"/>
                <w:szCs w:val="18"/>
              </w:rPr>
              <w:t xml:space="preserve">Bi-Monthly, quarterly, yearly). </w:t>
            </w:r>
          </w:p>
        </w:tc>
        <w:tc>
          <w:tcPr>
            <w:tcW w:w="795" w:type="pct"/>
            <w:tcBorders>
              <w:top w:val="single" w:sz="24" w:space="0" w:color="BFBFBF" w:themeColor="background1" w:themeShade="BF"/>
              <w:left w:val="nil"/>
              <w:bottom w:val="single" w:sz="4" w:space="0" w:color="BFBFBF"/>
              <w:right w:val="single" w:sz="4" w:space="0" w:color="BFBFBF"/>
            </w:tcBorders>
            <w:shd w:val="clear" w:color="000000" w:fill="D6DCE4"/>
            <w:hideMark/>
          </w:tcPr>
          <w:p w14:paraId="1DFD3560" w14:textId="77777777" w:rsidR="00E22AB4" w:rsidRDefault="00E22AB4" w:rsidP="008A2220">
            <w:pPr>
              <w:rPr>
                <w:b/>
                <w:bCs/>
                <w:color w:val="000000"/>
                <w:sz w:val="18"/>
                <w:szCs w:val="18"/>
              </w:rPr>
            </w:pPr>
            <w:r>
              <w:rPr>
                <w:b/>
                <w:bCs/>
                <w:color w:val="000000"/>
                <w:sz w:val="18"/>
                <w:szCs w:val="18"/>
              </w:rPr>
              <w:t>TIMING</w:t>
            </w:r>
          </w:p>
          <w:p w14:paraId="15F56C30" w14:textId="77777777" w:rsidR="00E22AB4" w:rsidRDefault="00E22AB4" w:rsidP="008A2220">
            <w:pPr>
              <w:rPr>
                <w:b/>
                <w:bCs/>
                <w:color w:val="000000"/>
                <w:sz w:val="18"/>
                <w:szCs w:val="18"/>
              </w:rPr>
            </w:pPr>
          </w:p>
          <w:p w14:paraId="03441C6C" w14:textId="77777777" w:rsidR="00E22AB4" w:rsidRPr="00E36CDC" w:rsidRDefault="00E22AB4" w:rsidP="008A2220">
            <w:pPr>
              <w:rPr>
                <w:b/>
                <w:bCs/>
                <w:color w:val="000000"/>
                <w:sz w:val="18"/>
                <w:szCs w:val="18"/>
              </w:rPr>
            </w:pPr>
            <w:r w:rsidRPr="005B18B8">
              <w:rPr>
                <w:b/>
                <w:bCs/>
                <w:color w:val="000000"/>
                <w:sz w:val="18"/>
                <w:szCs w:val="18"/>
              </w:rPr>
              <w:t xml:space="preserve">If Date </w:t>
            </w:r>
            <w:r>
              <w:rPr>
                <w:b/>
                <w:bCs/>
                <w:color w:val="000000"/>
                <w:sz w:val="18"/>
                <w:szCs w:val="18"/>
              </w:rPr>
              <w:t xml:space="preserve">or time </w:t>
            </w:r>
            <w:r w:rsidRPr="005B18B8">
              <w:rPr>
                <w:b/>
                <w:bCs/>
                <w:color w:val="000000"/>
                <w:sz w:val="18"/>
                <w:szCs w:val="18"/>
              </w:rPr>
              <w:t>required specify.</w:t>
            </w:r>
          </w:p>
        </w:tc>
        <w:tc>
          <w:tcPr>
            <w:tcW w:w="480" w:type="pct"/>
            <w:tcBorders>
              <w:top w:val="single" w:sz="24" w:space="0" w:color="BFBFBF" w:themeColor="background1" w:themeShade="BF"/>
              <w:left w:val="nil"/>
              <w:bottom w:val="single" w:sz="4" w:space="0" w:color="BFBFBF"/>
              <w:right w:val="single" w:sz="4" w:space="0" w:color="BFBFBF"/>
            </w:tcBorders>
            <w:shd w:val="clear" w:color="000000" w:fill="D6DCE4"/>
            <w:hideMark/>
          </w:tcPr>
          <w:p w14:paraId="67030A70" w14:textId="77777777" w:rsidR="00E22AB4" w:rsidRPr="00E36CDC" w:rsidRDefault="00E22AB4" w:rsidP="008A2220">
            <w:pPr>
              <w:rPr>
                <w:b/>
                <w:bCs/>
                <w:color w:val="000000"/>
                <w:sz w:val="18"/>
                <w:szCs w:val="18"/>
              </w:rPr>
            </w:pPr>
            <w:r>
              <w:rPr>
                <w:b/>
                <w:bCs/>
                <w:color w:val="000000"/>
                <w:sz w:val="18"/>
                <w:szCs w:val="18"/>
              </w:rPr>
              <w:t>COMMENTS</w:t>
            </w:r>
          </w:p>
        </w:tc>
      </w:tr>
      <w:tr w:rsidR="00E22AB4" w:rsidRPr="00E36CDC" w14:paraId="4AC78260" w14:textId="77777777" w:rsidTr="00FD7FAA">
        <w:trPr>
          <w:trHeight w:val="802"/>
        </w:trPr>
        <w:tc>
          <w:tcPr>
            <w:tcW w:w="632" w:type="pct"/>
            <w:tcBorders>
              <w:top w:val="nil"/>
              <w:left w:val="single" w:sz="4" w:space="0" w:color="BFBFBF"/>
              <w:bottom w:val="single" w:sz="4" w:space="0" w:color="BFBFBF"/>
              <w:right w:val="single" w:sz="4" w:space="0" w:color="BFBFBF"/>
            </w:tcBorders>
            <w:shd w:val="clear" w:color="000000" w:fill="F8F8F8"/>
            <w:vAlign w:val="center"/>
            <w:hideMark/>
          </w:tcPr>
          <w:p w14:paraId="7333FB01" w14:textId="77777777" w:rsidR="00E22AB4" w:rsidRPr="00E36CDC" w:rsidRDefault="00E22AB4" w:rsidP="008A2220">
            <w:pPr>
              <w:rPr>
                <w:color w:val="000000"/>
                <w:szCs w:val="20"/>
              </w:rPr>
            </w:pPr>
            <w:r w:rsidRPr="00E36CDC">
              <w:rPr>
                <w:color w:val="000000"/>
                <w:szCs w:val="20"/>
              </w:rPr>
              <w:t> </w:t>
            </w:r>
            <w:r>
              <w:rPr>
                <w:color w:val="000000"/>
                <w:szCs w:val="20"/>
              </w:rPr>
              <w:t>International space foundation: Funding the event.</w:t>
            </w:r>
          </w:p>
        </w:tc>
        <w:tc>
          <w:tcPr>
            <w:tcW w:w="476" w:type="pct"/>
            <w:tcBorders>
              <w:top w:val="nil"/>
              <w:left w:val="single" w:sz="4" w:space="0" w:color="BFBFBF"/>
              <w:bottom w:val="single" w:sz="4" w:space="0" w:color="BFBFBF"/>
              <w:right w:val="single" w:sz="4" w:space="0" w:color="BFBFBF"/>
            </w:tcBorders>
            <w:shd w:val="clear" w:color="000000" w:fill="F8F8F8"/>
          </w:tcPr>
          <w:p w14:paraId="2C3151F8" w14:textId="77777777" w:rsidR="00E22AB4" w:rsidRPr="00E36CDC" w:rsidRDefault="00E22AB4" w:rsidP="008A2220">
            <w:pPr>
              <w:rPr>
                <w:color w:val="000000"/>
                <w:szCs w:val="20"/>
              </w:rPr>
            </w:pPr>
            <w:r>
              <w:rPr>
                <w:color w:val="000000"/>
                <w:szCs w:val="20"/>
              </w:rPr>
              <w:t>internal</w:t>
            </w:r>
          </w:p>
        </w:tc>
        <w:tc>
          <w:tcPr>
            <w:tcW w:w="680" w:type="pct"/>
            <w:tcBorders>
              <w:top w:val="nil"/>
              <w:left w:val="single" w:sz="4" w:space="0" w:color="BFBFBF"/>
              <w:bottom w:val="single" w:sz="4" w:space="0" w:color="BFBFBF"/>
              <w:right w:val="single" w:sz="4" w:space="0" w:color="BFBFBF"/>
            </w:tcBorders>
            <w:shd w:val="clear" w:color="000000" w:fill="F8F8F8"/>
            <w:vAlign w:val="center"/>
          </w:tcPr>
          <w:p w14:paraId="7B2273A0" w14:textId="3DED362F" w:rsidR="00E22AB4" w:rsidRPr="00E36CDC" w:rsidRDefault="00E22AB4" w:rsidP="008A2220">
            <w:pPr>
              <w:rPr>
                <w:color w:val="000000"/>
                <w:szCs w:val="20"/>
              </w:rPr>
            </w:pPr>
            <w:r>
              <w:rPr>
                <w:color w:val="000000"/>
                <w:szCs w:val="20"/>
              </w:rPr>
              <w:t xml:space="preserve">Providing the requirements for the event and contacting </w:t>
            </w:r>
            <w:r w:rsidR="0054013B">
              <w:rPr>
                <w:color w:val="000000"/>
                <w:szCs w:val="20"/>
              </w:rPr>
              <w:t>Event Venture</w:t>
            </w:r>
            <w:r>
              <w:rPr>
                <w:color w:val="000000"/>
                <w:szCs w:val="20"/>
              </w:rPr>
              <w:t xml:space="preserve"> to keep an eye on their progression and giving them </w:t>
            </w:r>
            <w:r w:rsidR="0054013B">
              <w:rPr>
                <w:color w:val="000000"/>
                <w:szCs w:val="20"/>
              </w:rPr>
              <w:t>feedback</w:t>
            </w:r>
            <w:r>
              <w:rPr>
                <w:color w:val="000000"/>
                <w:szCs w:val="20"/>
              </w:rPr>
              <w:t xml:space="preserve"> along the line.</w:t>
            </w:r>
          </w:p>
        </w:tc>
        <w:tc>
          <w:tcPr>
            <w:tcW w:w="555" w:type="pct"/>
            <w:tcBorders>
              <w:top w:val="nil"/>
              <w:left w:val="nil"/>
              <w:bottom w:val="single" w:sz="4" w:space="0" w:color="BFBFBF"/>
              <w:right w:val="single" w:sz="4" w:space="0" w:color="BFBFBF"/>
            </w:tcBorders>
            <w:shd w:val="clear" w:color="000000" w:fill="F8F8F8"/>
            <w:vAlign w:val="center"/>
          </w:tcPr>
          <w:p w14:paraId="73BACDD6" w14:textId="77777777" w:rsidR="00E22AB4" w:rsidRPr="00E36CDC" w:rsidRDefault="00E22AB4" w:rsidP="008A2220">
            <w:pPr>
              <w:rPr>
                <w:color w:val="000000"/>
                <w:szCs w:val="20"/>
              </w:rPr>
            </w:pPr>
            <w:r>
              <w:rPr>
                <w:color w:val="000000"/>
                <w:szCs w:val="20"/>
              </w:rPr>
              <w:t>Project manager</w:t>
            </w:r>
          </w:p>
        </w:tc>
        <w:tc>
          <w:tcPr>
            <w:tcW w:w="799" w:type="pct"/>
            <w:tcBorders>
              <w:top w:val="nil"/>
              <w:left w:val="nil"/>
              <w:bottom w:val="single" w:sz="4" w:space="0" w:color="BFBFBF"/>
              <w:right w:val="single" w:sz="4" w:space="0" w:color="BFBFBF"/>
            </w:tcBorders>
            <w:shd w:val="clear" w:color="000000" w:fill="EAEEF3"/>
            <w:noWrap/>
            <w:vAlign w:val="center"/>
          </w:tcPr>
          <w:p w14:paraId="60778F97" w14:textId="77777777" w:rsidR="00E22AB4" w:rsidRDefault="00E22AB4" w:rsidP="008A2220">
            <w:pPr>
              <w:rPr>
                <w:color w:val="000000"/>
                <w:szCs w:val="20"/>
              </w:rPr>
            </w:pPr>
            <w:r>
              <w:rPr>
                <w:color w:val="000000"/>
                <w:szCs w:val="20"/>
              </w:rPr>
              <w:t>Email</w:t>
            </w:r>
          </w:p>
          <w:p w14:paraId="65CC6FA4" w14:textId="56972DE9" w:rsidR="00E22AB4" w:rsidRDefault="00E22AB4" w:rsidP="008A2220">
            <w:pPr>
              <w:rPr>
                <w:color w:val="000000"/>
                <w:szCs w:val="20"/>
              </w:rPr>
            </w:pPr>
            <w:r>
              <w:rPr>
                <w:color w:val="000000"/>
                <w:szCs w:val="20"/>
              </w:rPr>
              <w:t>Phone calls</w:t>
            </w:r>
            <w:r w:rsidR="0054013B">
              <w:rPr>
                <w:color w:val="000000"/>
                <w:szCs w:val="20"/>
              </w:rPr>
              <w:t>.</w:t>
            </w:r>
          </w:p>
          <w:p w14:paraId="6EE3D3F9" w14:textId="77777777" w:rsidR="00E22AB4" w:rsidRDefault="00E22AB4" w:rsidP="008A2220">
            <w:pPr>
              <w:rPr>
                <w:color w:val="000000"/>
                <w:szCs w:val="20"/>
              </w:rPr>
            </w:pPr>
            <w:r>
              <w:rPr>
                <w:color w:val="000000"/>
                <w:szCs w:val="20"/>
              </w:rPr>
              <w:t>Virtual meetings</w:t>
            </w:r>
          </w:p>
          <w:p w14:paraId="3547D8CA" w14:textId="77777777" w:rsidR="00E22AB4" w:rsidRDefault="00E22AB4" w:rsidP="008A2220">
            <w:pPr>
              <w:rPr>
                <w:color w:val="000000"/>
                <w:szCs w:val="20"/>
              </w:rPr>
            </w:pPr>
            <w:r>
              <w:rPr>
                <w:color w:val="000000"/>
                <w:szCs w:val="20"/>
              </w:rPr>
              <w:t>Meeting in real life</w:t>
            </w:r>
          </w:p>
          <w:p w14:paraId="2054956D" w14:textId="77777777" w:rsidR="00E22AB4" w:rsidRPr="00E36CDC" w:rsidRDefault="00E22AB4" w:rsidP="008A2220">
            <w:pPr>
              <w:rPr>
                <w:color w:val="000000"/>
                <w:szCs w:val="20"/>
              </w:rPr>
            </w:pPr>
          </w:p>
        </w:tc>
        <w:tc>
          <w:tcPr>
            <w:tcW w:w="584" w:type="pct"/>
            <w:tcBorders>
              <w:top w:val="single" w:sz="4" w:space="0" w:color="BFBFBF"/>
              <w:left w:val="single" w:sz="4" w:space="0" w:color="BFBFBF"/>
              <w:bottom w:val="single" w:sz="4" w:space="0" w:color="BFBFBF"/>
              <w:right w:val="single" w:sz="4" w:space="0" w:color="BFBFBF"/>
            </w:tcBorders>
            <w:shd w:val="clear" w:color="auto" w:fill="F7F9FB"/>
            <w:noWrap/>
            <w:vAlign w:val="center"/>
          </w:tcPr>
          <w:p w14:paraId="67F53A7B" w14:textId="77777777" w:rsidR="00E22AB4" w:rsidRPr="00E36CDC" w:rsidRDefault="00E22AB4" w:rsidP="008A2220">
            <w:pPr>
              <w:rPr>
                <w:color w:val="000000"/>
                <w:szCs w:val="20"/>
              </w:rPr>
            </w:pPr>
            <w:r>
              <w:rPr>
                <w:color w:val="000000"/>
                <w:szCs w:val="20"/>
              </w:rPr>
              <w:t xml:space="preserve">Bi-weekly </w:t>
            </w:r>
          </w:p>
        </w:tc>
        <w:tc>
          <w:tcPr>
            <w:tcW w:w="795" w:type="pct"/>
            <w:tcBorders>
              <w:top w:val="nil"/>
              <w:left w:val="nil"/>
              <w:bottom w:val="single" w:sz="4" w:space="0" w:color="BFBFBF"/>
              <w:right w:val="single" w:sz="4" w:space="0" w:color="BFBFBF"/>
            </w:tcBorders>
            <w:shd w:val="clear" w:color="auto" w:fill="F7F9FB"/>
            <w:noWrap/>
            <w:vAlign w:val="center"/>
          </w:tcPr>
          <w:p w14:paraId="45D17040" w14:textId="77777777" w:rsidR="00E22AB4" w:rsidRPr="00E36CDC" w:rsidRDefault="00E22AB4" w:rsidP="008A2220">
            <w:pPr>
              <w:rPr>
                <w:color w:val="000000"/>
                <w:szCs w:val="20"/>
              </w:rPr>
            </w:pPr>
            <w:r>
              <w:rPr>
                <w:color w:val="000000"/>
                <w:szCs w:val="20"/>
              </w:rPr>
              <w:t>Every two Sundays</w:t>
            </w:r>
          </w:p>
        </w:tc>
        <w:tc>
          <w:tcPr>
            <w:tcW w:w="480" w:type="pct"/>
            <w:tcBorders>
              <w:top w:val="nil"/>
              <w:left w:val="nil"/>
              <w:bottom w:val="single" w:sz="4" w:space="0" w:color="BFBFBF"/>
              <w:right w:val="single" w:sz="4" w:space="0" w:color="BFBFBF"/>
            </w:tcBorders>
            <w:shd w:val="clear" w:color="auto" w:fill="auto"/>
            <w:noWrap/>
            <w:vAlign w:val="center"/>
            <w:hideMark/>
          </w:tcPr>
          <w:p w14:paraId="0ECC32DA" w14:textId="77777777" w:rsidR="00E22AB4" w:rsidRPr="00E36CDC" w:rsidRDefault="00E22AB4" w:rsidP="008A2220">
            <w:pPr>
              <w:rPr>
                <w:color w:val="000000"/>
                <w:szCs w:val="20"/>
              </w:rPr>
            </w:pPr>
            <w:r w:rsidRPr="00E36CDC">
              <w:rPr>
                <w:color w:val="000000"/>
                <w:szCs w:val="20"/>
              </w:rPr>
              <w:t> </w:t>
            </w:r>
            <w:r>
              <w:rPr>
                <w:color w:val="000000"/>
                <w:szCs w:val="20"/>
              </w:rPr>
              <w:t>-</w:t>
            </w:r>
          </w:p>
        </w:tc>
      </w:tr>
      <w:tr w:rsidR="00E22AB4" w:rsidRPr="00E36CDC" w14:paraId="0E9E4F18" w14:textId="77777777" w:rsidTr="00FD7FAA">
        <w:trPr>
          <w:trHeight w:val="802"/>
        </w:trPr>
        <w:tc>
          <w:tcPr>
            <w:tcW w:w="632" w:type="pct"/>
            <w:tcBorders>
              <w:top w:val="nil"/>
              <w:left w:val="single" w:sz="4" w:space="0" w:color="BFBFBF"/>
              <w:bottom w:val="single" w:sz="4" w:space="0" w:color="BFBFBF"/>
              <w:right w:val="single" w:sz="4" w:space="0" w:color="BFBFBF"/>
            </w:tcBorders>
            <w:shd w:val="clear" w:color="000000" w:fill="F8F8F8"/>
            <w:vAlign w:val="center"/>
            <w:hideMark/>
          </w:tcPr>
          <w:p w14:paraId="62E18B05" w14:textId="63149FF9" w:rsidR="00E22AB4" w:rsidRPr="00E36CDC" w:rsidRDefault="00E22AB4" w:rsidP="008A2220">
            <w:pPr>
              <w:rPr>
                <w:color w:val="000000"/>
                <w:szCs w:val="20"/>
              </w:rPr>
            </w:pPr>
            <w:r w:rsidRPr="00E36CDC">
              <w:rPr>
                <w:color w:val="000000"/>
                <w:szCs w:val="20"/>
              </w:rPr>
              <w:lastRenderedPageBreak/>
              <w:t> </w:t>
            </w:r>
            <w:r w:rsidR="0054013B">
              <w:rPr>
                <w:color w:val="000000"/>
                <w:szCs w:val="20"/>
              </w:rPr>
              <w:t>Event Venture</w:t>
            </w:r>
            <w:r>
              <w:rPr>
                <w:color w:val="000000"/>
                <w:szCs w:val="20"/>
              </w:rPr>
              <w:t xml:space="preserve"> company: organizing the event.</w:t>
            </w:r>
          </w:p>
        </w:tc>
        <w:tc>
          <w:tcPr>
            <w:tcW w:w="476" w:type="pct"/>
            <w:tcBorders>
              <w:top w:val="nil"/>
              <w:left w:val="single" w:sz="4" w:space="0" w:color="BFBFBF"/>
              <w:bottom w:val="single" w:sz="4" w:space="0" w:color="BFBFBF"/>
              <w:right w:val="single" w:sz="4" w:space="0" w:color="BFBFBF"/>
            </w:tcBorders>
            <w:shd w:val="clear" w:color="000000" w:fill="F8F8F8"/>
          </w:tcPr>
          <w:p w14:paraId="019F191C" w14:textId="77777777" w:rsidR="00E22AB4" w:rsidRPr="00E36CDC" w:rsidRDefault="00E22AB4" w:rsidP="008A2220">
            <w:pPr>
              <w:rPr>
                <w:color w:val="000000"/>
                <w:szCs w:val="20"/>
              </w:rPr>
            </w:pPr>
            <w:r>
              <w:rPr>
                <w:color w:val="000000"/>
                <w:szCs w:val="20"/>
              </w:rPr>
              <w:t>internal</w:t>
            </w:r>
          </w:p>
        </w:tc>
        <w:tc>
          <w:tcPr>
            <w:tcW w:w="680" w:type="pct"/>
            <w:tcBorders>
              <w:top w:val="nil"/>
              <w:left w:val="single" w:sz="4" w:space="0" w:color="BFBFBF"/>
              <w:bottom w:val="single" w:sz="4" w:space="0" w:color="BFBFBF"/>
              <w:right w:val="single" w:sz="4" w:space="0" w:color="BFBFBF"/>
            </w:tcBorders>
            <w:shd w:val="clear" w:color="000000" w:fill="F8F8F8"/>
            <w:vAlign w:val="center"/>
          </w:tcPr>
          <w:p w14:paraId="4F92F5ED" w14:textId="77777777" w:rsidR="00E22AB4" w:rsidRPr="00E36CDC" w:rsidRDefault="00E22AB4" w:rsidP="008A2220">
            <w:pPr>
              <w:rPr>
                <w:color w:val="000000"/>
                <w:szCs w:val="20"/>
              </w:rPr>
            </w:pPr>
            <w:r>
              <w:rPr>
                <w:color w:val="000000"/>
                <w:szCs w:val="20"/>
              </w:rPr>
              <w:t>Organizing the event while communicating with the (ISF) for additional details and giving them feedback regarding the event execution.</w:t>
            </w:r>
          </w:p>
        </w:tc>
        <w:tc>
          <w:tcPr>
            <w:tcW w:w="555" w:type="pct"/>
            <w:tcBorders>
              <w:top w:val="nil"/>
              <w:left w:val="nil"/>
              <w:bottom w:val="single" w:sz="4" w:space="0" w:color="BFBFBF"/>
              <w:right w:val="single" w:sz="4" w:space="0" w:color="BFBFBF"/>
            </w:tcBorders>
            <w:shd w:val="clear" w:color="000000" w:fill="F8F8F8"/>
            <w:vAlign w:val="center"/>
          </w:tcPr>
          <w:p w14:paraId="53F16C20" w14:textId="77777777" w:rsidR="00E22AB4" w:rsidRPr="00E36CDC" w:rsidRDefault="00E22AB4" w:rsidP="008A2220">
            <w:pPr>
              <w:rPr>
                <w:color w:val="000000"/>
                <w:szCs w:val="20"/>
              </w:rPr>
            </w:pPr>
            <w:r>
              <w:rPr>
                <w:color w:val="000000"/>
                <w:szCs w:val="20"/>
              </w:rPr>
              <w:t>Project organizing team</w:t>
            </w:r>
          </w:p>
        </w:tc>
        <w:tc>
          <w:tcPr>
            <w:tcW w:w="799" w:type="pct"/>
            <w:tcBorders>
              <w:top w:val="nil"/>
              <w:left w:val="nil"/>
              <w:bottom w:val="single" w:sz="4" w:space="0" w:color="BFBFBF"/>
              <w:right w:val="single" w:sz="4" w:space="0" w:color="BFBFBF"/>
            </w:tcBorders>
            <w:shd w:val="clear" w:color="000000" w:fill="EAEEF3"/>
            <w:noWrap/>
            <w:vAlign w:val="center"/>
          </w:tcPr>
          <w:p w14:paraId="6FCDE38F" w14:textId="77777777" w:rsidR="00E22AB4" w:rsidRDefault="00E22AB4" w:rsidP="008A2220">
            <w:pPr>
              <w:rPr>
                <w:color w:val="000000"/>
                <w:szCs w:val="20"/>
              </w:rPr>
            </w:pPr>
            <w:r>
              <w:rPr>
                <w:color w:val="000000"/>
                <w:szCs w:val="20"/>
              </w:rPr>
              <w:t>Email</w:t>
            </w:r>
          </w:p>
          <w:p w14:paraId="489FE048" w14:textId="139788E7" w:rsidR="00E22AB4" w:rsidRDefault="00E22AB4" w:rsidP="008A2220">
            <w:pPr>
              <w:rPr>
                <w:color w:val="000000"/>
                <w:szCs w:val="20"/>
              </w:rPr>
            </w:pPr>
            <w:r>
              <w:rPr>
                <w:color w:val="000000"/>
                <w:szCs w:val="20"/>
              </w:rPr>
              <w:t xml:space="preserve">Phone </w:t>
            </w:r>
            <w:proofErr w:type="gramStart"/>
            <w:r>
              <w:rPr>
                <w:color w:val="000000"/>
                <w:szCs w:val="20"/>
              </w:rPr>
              <w:t>calls</w:t>
            </w:r>
            <w:proofErr w:type="gramEnd"/>
          </w:p>
          <w:p w14:paraId="386C033F" w14:textId="77777777" w:rsidR="00E22AB4" w:rsidRDefault="00E22AB4" w:rsidP="008A2220">
            <w:pPr>
              <w:rPr>
                <w:color w:val="000000"/>
                <w:szCs w:val="20"/>
              </w:rPr>
            </w:pPr>
            <w:r>
              <w:rPr>
                <w:color w:val="000000"/>
                <w:szCs w:val="20"/>
              </w:rPr>
              <w:t>event website</w:t>
            </w:r>
          </w:p>
          <w:p w14:paraId="22C5609B" w14:textId="77777777" w:rsidR="00E22AB4" w:rsidRPr="00E36CDC" w:rsidRDefault="00E22AB4" w:rsidP="008A2220">
            <w:pPr>
              <w:rPr>
                <w:color w:val="000000"/>
                <w:szCs w:val="20"/>
              </w:rPr>
            </w:pPr>
          </w:p>
        </w:tc>
        <w:tc>
          <w:tcPr>
            <w:tcW w:w="584" w:type="pct"/>
            <w:tcBorders>
              <w:top w:val="single" w:sz="4" w:space="0" w:color="BFBFBF"/>
              <w:left w:val="single" w:sz="4" w:space="0" w:color="BFBFBF"/>
              <w:bottom w:val="single" w:sz="4" w:space="0" w:color="BFBFBF"/>
              <w:right w:val="single" w:sz="4" w:space="0" w:color="BFBFBF"/>
            </w:tcBorders>
            <w:shd w:val="clear" w:color="auto" w:fill="F7F9FB"/>
            <w:noWrap/>
            <w:vAlign w:val="center"/>
          </w:tcPr>
          <w:p w14:paraId="0917D030" w14:textId="77777777" w:rsidR="00E22AB4" w:rsidRPr="00E36CDC" w:rsidRDefault="00E22AB4" w:rsidP="008A2220">
            <w:pPr>
              <w:rPr>
                <w:color w:val="000000"/>
                <w:szCs w:val="20"/>
              </w:rPr>
            </w:pPr>
            <w:r>
              <w:rPr>
                <w:color w:val="000000"/>
                <w:szCs w:val="20"/>
              </w:rPr>
              <w:t>weekly</w:t>
            </w:r>
          </w:p>
        </w:tc>
        <w:tc>
          <w:tcPr>
            <w:tcW w:w="795" w:type="pct"/>
            <w:tcBorders>
              <w:top w:val="nil"/>
              <w:left w:val="nil"/>
              <w:bottom w:val="single" w:sz="4" w:space="0" w:color="BFBFBF"/>
              <w:right w:val="single" w:sz="4" w:space="0" w:color="BFBFBF"/>
            </w:tcBorders>
            <w:shd w:val="clear" w:color="auto" w:fill="F7F9FB"/>
            <w:noWrap/>
            <w:vAlign w:val="center"/>
          </w:tcPr>
          <w:p w14:paraId="719A658D" w14:textId="77777777" w:rsidR="00E22AB4" w:rsidRPr="00E36CDC" w:rsidRDefault="00E22AB4" w:rsidP="008A2220">
            <w:pPr>
              <w:rPr>
                <w:color w:val="000000"/>
                <w:szCs w:val="20"/>
              </w:rPr>
            </w:pPr>
            <w:r>
              <w:rPr>
                <w:color w:val="000000"/>
                <w:szCs w:val="20"/>
              </w:rPr>
              <w:t>Every Monday</w:t>
            </w:r>
          </w:p>
        </w:tc>
        <w:tc>
          <w:tcPr>
            <w:tcW w:w="480" w:type="pct"/>
            <w:tcBorders>
              <w:top w:val="nil"/>
              <w:left w:val="nil"/>
              <w:bottom w:val="single" w:sz="4" w:space="0" w:color="BFBFBF"/>
              <w:right w:val="single" w:sz="4" w:space="0" w:color="BFBFBF"/>
            </w:tcBorders>
            <w:shd w:val="clear" w:color="auto" w:fill="auto"/>
            <w:noWrap/>
            <w:vAlign w:val="center"/>
            <w:hideMark/>
          </w:tcPr>
          <w:p w14:paraId="4B36C131" w14:textId="77777777" w:rsidR="00E22AB4" w:rsidRPr="00E36CDC" w:rsidRDefault="00E22AB4" w:rsidP="008A2220">
            <w:pPr>
              <w:rPr>
                <w:color w:val="000000"/>
                <w:szCs w:val="20"/>
              </w:rPr>
            </w:pPr>
            <w:r w:rsidRPr="00E36CDC">
              <w:rPr>
                <w:color w:val="000000"/>
                <w:szCs w:val="20"/>
              </w:rPr>
              <w:t> </w:t>
            </w:r>
            <w:r>
              <w:rPr>
                <w:color w:val="000000"/>
                <w:szCs w:val="20"/>
              </w:rPr>
              <w:t>-</w:t>
            </w:r>
          </w:p>
        </w:tc>
      </w:tr>
      <w:tr w:rsidR="00E22AB4" w:rsidRPr="00E36CDC" w14:paraId="7C179E6A" w14:textId="77777777" w:rsidTr="00FD7FAA">
        <w:trPr>
          <w:trHeight w:val="802"/>
        </w:trPr>
        <w:tc>
          <w:tcPr>
            <w:tcW w:w="632" w:type="pct"/>
            <w:tcBorders>
              <w:top w:val="nil"/>
              <w:left w:val="single" w:sz="4" w:space="0" w:color="BFBFBF"/>
              <w:bottom w:val="single" w:sz="4" w:space="0" w:color="BFBFBF"/>
              <w:right w:val="single" w:sz="4" w:space="0" w:color="BFBFBF"/>
            </w:tcBorders>
            <w:shd w:val="clear" w:color="000000" w:fill="F8F8F8"/>
            <w:vAlign w:val="center"/>
            <w:hideMark/>
          </w:tcPr>
          <w:p w14:paraId="6A4CFA79" w14:textId="77777777" w:rsidR="00E22AB4" w:rsidRPr="00E36CDC" w:rsidRDefault="00E22AB4" w:rsidP="008A2220">
            <w:pPr>
              <w:rPr>
                <w:color w:val="000000"/>
                <w:szCs w:val="20"/>
              </w:rPr>
            </w:pPr>
            <w:r w:rsidRPr="00E36CDC">
              <w:rPr>
                <w:color w:val="000000"/>
                <w:szCs w:val="20"/>
              </w:rPr>
              <w:t> </w:t>
            </w:r>
            <w:r>
              <w:rPr>
                <w:color w:val="000000"/>
                <w:szCs w:val="20"/>
              </w:rPr>
              <w:t>IT professionals and engineers: attending the event to learn and improve.</w:t>
            </w:r>
          </w:p>
        </w:tc>
        <w:tc>
          <w:tcPr>
            <w:tcW w:w="476" w:type="pct"/>
            <w:tcBorders>
              <w:top w:val="nil"/>
              <w:left w:val="single" w:sz="4" w:space="0" w:color="BFBFBF"/>
              <w:bottom w:val="single" w:sz="4" w:space="0" w:color="BFBFBF"/>
              <w:right w:val="single" w:sz="4" w:space="0" w:color="BFBFBF"/>
            </w:tcBorders>
            <w:shd w:val="clear" w:color="000000" w:fill="F8F8F8"/>
          </w:tcPr>
          <w:p w14:paraId="2631DAFC" w14:textId="77777777" w:rsidR="00E22AB4" w:rsidRPr="00E36CDC" w:rsidRDefault="00E22AB4" w:rsidP="008A2220">
            <w:pPr>
              <w:rPr>
                <w:color w:val="000000"/>
                <w:szCs w:val="20"/>
              </w:rPr>
            </w:pPr>
            <w:r>
              <w:rPr>
                <w:color w:val="000000"/>
                <w:szCs w:val="20"/>
              </w:rPr>
              <w:t>external</w:t>
            </w:r>
          </w:p>
        </w:tc>
        <w:tc>
          <w:tcPr>
            <w:tcW w:w="680" w:type="pct"/>
            <w:tcBorders>
              <w:top w:val="nil"/>
              <w:left w:val="single" w:sz="4" w:space="0" w:color="BFBFBF"/>
              <w:bottom w:val="single" w:sz="4" w:space="0" w:color="BFBFBF"/>
              <w:right w:val="single" w:sz="4" w:space="0" w:color="BFBFBF"/>
            </w:tcBorders>
            <w:shd w:val="clear" w:color="000000" w:fill="F8F8F8"/>
            <w:vAlign w:val="center"/>
          </w:tcPr>
          <w:p w14:paraId="61AAC605" w14:textId="77777777" w:rsidR="00E22AB4" w:rsidRPr="00E36CDC" w:rsidRDefault="00E22AB4" w:rsidP="008A2220">
            <w:pPr>
              <w:rPr>
                <w:color w:val="000000"/>
                <w:szCs w:val="20"/>
              </w:rPr>
            </w:pPr>
            <w:r>
              <w:rPr>
                <w:color w:val="000000"/>
                <w:szCs w:val="20"/>
              </w:rPr>
              <w:t>Receive the event invitations and details about the event and give feedback.</w:t>
            </w:r>
          </w:p>
        </w:tc>
        <w:tc>
          <w:tcPr>
            <w:tcW w:w="555" w:type="pct"/>
            <w:tcBorders>
              <w:top w:val="nil"/>
              <w:left w:val="nil"/>
              <w:bottom w:val="single" w:sz="4" w:space="0" w:color="BFBFBF"/>
              <w:right w:val="single" w:sz="4" w:space="0" w:color="BFBFBF"/>
            </w:tcBorders>
            <w:shd w:val="clear" w:color="000000" w:fill="F8F8F8"/>
            <w:vAlign w:val="center"/>
          </w:tcPr>
          <w:p w14:paraId="6F7B8ACD" w14:textId="77777777" w:rsidR="00E22AB4" w:rsidRPr="00E36CDC" w:rsidRDefault="00E22AB4" w:rsidP="008A2220">
            <w:pPr>
              <w:rPr>
                <w:color w:val="000000"/>
                <w:szCs w:val="20"/>
              </w:rPr>
            </w:pPr>
            <w:r>
              <w:rPr>
                <w:color w:val="000000"/>
                <w:szCs w:val="20"/>
              </w:rPr>
              <w:t>Project event organizing team</w:t>
            </w:r>
          </w:p>
        </w:tc>
        <w:tc>
          <w:tcPr>
            <w:tcW w:w="799" w:type="pct"/>
            <w:tcBorders>
              <w:top w:val="nil"/>
              <w:left w:val="nil"/>
              <w:bottom w:val="single" w:sz="4" w:space="0" w:color="BFBFBF"/>
              <w:right w:val="single" w:sz="4" w:space="0" w:color="BFBFBF"/>
            </w:tcBorders>
            <w:shd w:val="clear" w:color="000000" w:fill="EAEEF3"/>
            <w:noWrap/>
            <w:vAlign w:val="center"/>
          </w:tcPr>
          <w:p w14:paraId="7188C445" w14:textId="77777777" w:rsidR="00E22AB4" w:rsidRDefault="00E22AB4" w:rsidP="008A2220">
            <w:pPr>
              <w:rPr>
                <w:color w:val="000000"/>
                <w:szCs w:val="20"/>
              </w:rPr>
            </w:pPr>
            <w:r>
              <w:rPr>
                <w:color w:val="000000"/>
                <w:szCs w:val="20"/>
              </w:rPr>
              <w:t>Email</w:t>
            </w:r>
          </w:p>
          <w:p w14:paraId="26DE7731" w14:textId="77777777" w:rsidR="00E22AB4" w:rsidRPr="00E36CDC" w:rsidRDefault="00E22AB4" w:rsidP="008A2220">
            <w:pPr>
              <w:rPr>
                <w:color w:val="000000"/>
                <w:szCs w:val="20"/>
              </w:rPr>
            </w:pPr>
            <w:r>
              <w:rPr>
                <w:color w:val="000000"/>
                <w:szCs w:val="20"/>
              </w:rPr>
              <w:t>Social media</w:t>
            </w:r>
          </w:p>
        </w:tc>
        <w:tc>
          <w:tcPr>
            <w:tcW w:w="584" w:type="pct"/>
            <w:tcBorders>
              <w:top w:val="single" w:sz="4" w:space="0" w:color="BFBFBF"/>
              <w:left w:val="single" w:sz="4" w:space="0" w:color="BFBFBF"/>
              <w:bottom w:val="single" w:sz="4" w:space="0" w:color="BFBFBF"/>
              <w:right w:val="single" w:sz="4" w:space="0" w:color="BFBFBF"/>
            </w:tcBorders>
            <w:shd w:val="clear" w:color="auto" w:fill="F7F9FB"/>
            <w:noWrap/>
            <w:vAlign w:val="center"/>
          </w:tcPr>
          <w:p w14:paraId="3F8F4A79" w14:textId="77777777" w:rsidR="00E22AB4" w:rsidRPr="00E36CDC" w:rsidRDefault="00E22AB4" w:rsidP="008A2220">
            <w:pPr>
              <w:rPr>
                <w:color w:val="000000"/>
                <w:szCs w:val="20"/>
              </w:rPr>
            </w:pPr>
            <w:r>
              <w:rPr>
                <w:color w:val="000000"/>
                <w:szCs w:val="20"/>
              </w:rPr>
              <w:t>As needed</w:t>
            </w:r>
          </w:p>
        </w:tc>
        <w:tc>
          <w:tcPr>
            <w:tcW w:w="795" w:type="pct"/>
            <w:tcBorders>
              <w:top w:val="nil"/>
              <w:left w:val="nil"/>
              <w:bottom w:val="single" w:sz="4" w:space="0" w:color="BFBFBF"/>
              <w:right w:val="single" w:sz="4" w:space="0" w:color="BFBFBF"/>
            </w:tcBorders>
            <w:shd w:val="clear" w:color="auto" w:fill="F7F9FB"/>
            <w:noWrap/>
            <w:vAlign w:val="center"/>
          </w:tcPr>
          <w:p w14:paraId="7728DC38" w14:textId="77777777" w:rsidR="00E22AB4" w:rsidRPr="00E36CDC" w:rsidRDefault="00E22AB4" w:rsidP="008A2220">
            <w:pPr>
              <w:rPr>
                <w:color w:val="000000"/>
                <w:szCs w:val="20"/>
              </w:rPr>
            </w:pPr>
            <w:r>
              <w:rPr>
                <w:color w:val="000000"/>
                <w:szCs w:val="20"/>
              </w:rPr>
              <w:t>-</w:t>
            </w:r>
          </w:p>
        </w:tc>
        <w:tc>
          <w:tcPr>
            <w:tcW w:w="480" w:type="pct"/>
            <w:tcBorders>
              <w:top w:val="nil"/>
              <w:left w:val="nil"/>
              <w:bottom w:val="single" w:sz="4" w:space="0" w:color="BFBFBF"/>
              <w:right w:val="single" w:sz="4" w:space="0" w:color="BFBFBF"/>
            </w:tcBorders>
            <w:shd w:val="clear" w:color="auto" w:fill="auto"/>
            <w:noWrap/>
            <w:vAlign w:val="center"/>
            <w:hideMark/>
          </w:tcPr>
          <w:p w14:paraId="75954F7E" w14:textId="77777777" w:rsidR="00E22AB4" w:rsidRPr="00E36CDC" w:rsidRDefault="00E22AB4" w:rsidP="008A2220">
            <w:pPr>
              <w:rPr>
                <w:color w:val="000000"/>
                <w:szCs w:val="20"/>
              </w:rPr>
            </w:pPr>
            <w:r w:rsidRPr="00E36CDC">
              <w:rPr>
                <w:color w:val="000000"/>
                <w:szCs w:val="20"/>
              </w:rPr>
              <w:t> </w:t>
            </w:r>
            <w:r>
              <w:rPr>
                <w:color w:val="000000"/>
                <w:szCs w:val="20"/>
              </w:rPr>
              <w:t>-</w:t>
            </w:r>
          </w:p>
        </w:tc>
      </w:tr>
      <w:tr w:rsidR="00E22AB4" w:rsidRPr="00E36CDC" w14:paraId="71801C83" w14:textId="77777777" w:rsidTr="00FD7FAA">
        <w:trPr>
          <w:trHeight w:val="802"/>
        </w:trPr>
        <w:tc>
          <w:tcPr>
            <w:tcW w:w="632" w:type="pct"/>
            <w:tcBorders>
              <w:top w:val="nil"/>
              <w:left w:val="single" w:sz="4" w:space="0" w:color="BFBFBF"/>
              <w:bottom w:val="single" w:sz="4" w:space="0" w:color="BFBFBF"/>
              <w:right w:val="single" w:sz="4" w:space="0" w:color="BFBFBF"/>
            </w:tcBorders>
            <w:shd w:val="clear" w:color="000000" w:fill="F8F8F8"/>
            <w:vAlign w:val="center"/>
            <w:hideMark/>
          </w:tcPr>
          <w:p w14:paraId="31253C46" w14:textId="77777777" w:rsidR="00E22AB4" w:rsidRPr="00E36CDC" w:rsidRDefault="00E22AB4" w:rsidP="008A2220">
            <w:pPr>
              <w:rPr>
                <w:color w:val="000000"/>
                <w:szCs w:val="20"/>
              </w:rPr>
            </w:pPr>
            <w:r w:rsidRPr="00E36CDC">
              <w:rPr>
                <w:color w:val="000000"/>
                <w:szCs w:val="20"/>
              </w:rPr>
              <w:t> </w:t>
            </w:r>
            <w:r>
              <w:rPr>
                <w:color w:val="000000"/>
                <w:szCs w:val="20"/>
              </w:rPr>
              <w:t>Guests and the advising team: sharing their knowledge amongst attendees.</w:t>
            </w:r>
          </w:p>
        </w:tc>
        <w:tc>
          <w:tcPr>
            <w:tcW w:w="476" w:type="pct"/>
            <w:tcBorders>
              <w:top w:val="nil"/>
              <w:left w:val="single" w:sz="4" w:space="0" w:color="BFBFBF"/>
              <w:bottom w:val="single" w:sz="4" w:space="0" w:color="BFBFBF"/>
              <w:right w:val="single" w:sz="4" w:space="0" w:color="BFBFBF"/>
            </w:tcBorders>
            <w:shd w:val="clear" w:color="000000" w:fill="F8F8F8"/>
          </w:tcPr>
          <w:p w14:paraId="7C861554" w14:textId="77777777" w:rsidR="00E22AB4" w:rsidRPr="00E36CDC" w:rsidRDefault="00E22AB4" w:rsidP="008A2220">
            <w:pPr>
              <w:rPr>
                <w:color w:val="000000"/>
                <w:szCs w:val="20"/>
              </w:rPr>
            </w:pPr>
            <w:r>
              <w:rPr>
                <w:color w:val="000000"/>
                <w:szCs w:val="20"/>
              </w:rPr>
              <w:t>external</w:t>
            </w:r>
          </w:p>
        </w:tc>
        <w:tc>
          <w:tcPr>
            <w:tcW w:w="680" w:type="pct"/>
            <w:tcBorders>
              <w:top w:val="nil"/>
              <w:left w:val="single" w:sz="4" w:space="0" w:color="BFBFBF"/>
              <w:bottom w:val="single" w:sz="4" w:space="0" w:color="BFBFBF"/>
              <w:right w:val="single" w:sz="4" w:space="0" w:color="BFBFBF"/>
            </w:tcBorders>
            <w:shd w:val="clear" w:color="000000" w:fill="F8F8F8"/>
            <w:vAlign w:val="center"/>
          </w:tcPr>
          <w:p w14:paraId="3EED37CB" w14:textId="77777777" w:rsidR="00E22AB4" w:rsidRPr="00E36CDC" w:rsidRDefault="00E22AB4" w:rsidP="008A2220">
            <w:pPr>
              <w:rPr>
                <w:color w:val="000000"/>
                <w:szCs w:val="20"/>
              </w:rPr>
            </w:pPr>
            <w:r>
              <w:rPr>
                <w:color w:val="000000"/>
                <w:szCs w:val="20"/>
              </w:rPr>
              <w:t>Receive invitations and details about the event and a detailed explanation of the diversity of the audience to get an idea on how to deal with them.</w:t>
            </w:r>
          </w:p>
        </w:tc>
        <w:tc>
          <w:tcPr>
            <w:tcW w:w="555" w:type="pct"/>
            <w:tcBorders>
              <w:top w:val="nil"/>
              <w:left w:val="nil"/>
              <w:bottom w:val="single" w:sz="4" w:space="0" w:color="BFBFBF"/>
              <w:right w:val="single" w:sz="4" w:space="0" w:color="BFBFBF"/>
            </w:tcBorders>
            <w:shd w:val="clear" w:color="000000" w:fill="F8F8F8"/>
            <w:vAlign w:val="center"/>
          </w:tcPr>
          <w:p w14:paraId="2D823F63" w14:textId="77777777" w:rsidR="00E22AB4" w:rsidRPr="00E36CDC" w:rsidRDefault="00E22AB4" w:rsidP="008A2220">
            <w:pPr>
              <w:rPr>
                <w:color w:val="000000"/>
                <w:szCs w:val="20"/>
              </w:rPr>
            </w:pPr>
            <w:r>
              <w:rPr>
                <w:color w:val="000000"/>
                <w:szCs w:val="20"/>
              </w:rPr>
              <w:t>Project service team</w:t>
            </w:r>
          </w:p>
        </w:tc>
        <w:tc>
          <w:tcPr>
            <w:tcW w:w="799" w:type="pct"/>
            <w:tcBorders>
              <w:top w:val="nil"/>
              <w:left w:val="nil"/>
              <w:bottom w:val="single" w:sz="4" w:space="0" w:color="BFBFBF"/>
              <w:right w:val="single" w:sz="4" w:space="0" w:color="BFBFBF"/>
            </w:tcBorders>
            <w:shd w:val="clear" w:color="000000" w:fill="EAEEF3"/>
            <w:noWrap/>
            <w:vAlign w:val="center"/>
          </w:tcPr>
          <w:p w14:paraId="78C68E3B" w14:textId="77777777" w:rsidR="00E22AB4" w:rsidRDefault="00E22AB4" w:rsidP="008A2220">
            <w:pPr>
              <w:rPr>
                <w:color w:val="000000"/>
                <w:szCs w:val="20"/>
              </w:rPr>
            </w:pPr>
            <w:r>
              <w:rPr>
                <w:color w:val="000000"/>
                <w:szCs w:val="20"/>
              </w:rPr>
              <w:t xml:space="preserve">Email </w:t>
            </w:r>
          </w:p>
          <w:p w14:paraId="744B6265" w14:textId="77777777" w:rsidR="00E22AB4" w:rsidRDefault="00E22AB4" w:rsidP="008A2220">
            <w:pPr>
              <w:rPr>
                <w:color w:val="000000"/>
                <w:szCs w:val="20"/>
              </w:rPr>
            </w:pPr>
            <w:r>
              <w:rPr>
                <w:color w:val="000000"/>
                <w:szCs w:val="20"/>
              </w:rPr>
              <w:t>Social media</w:t>
            </w:r>
          </w:p>
          <w:p w14:paraId="0B0AAB5D" w14:textId="77777777" w:rsidR="00E22AB4" w:rsidRPr="00E36CDC" w:rsidRDefault="00E22AB4" w:rsidP="008A2220">
            <w:pPr>
              <w:rPr>
                <w:color w:val="000000"/>
                <w:szCs w:val="20"/>
              </w:rPr>
            </w:pPr>
            <w:r>
              <w:rPr>
                <w:color w:val="000000"/>
                <w:szCs w:val="20"/>
              </w:rPr>
              <w:t>Phone calls</w:t>
            </w:r>
          </w:p>
        </w:tc>
        <w:tc>
          <w:tcPr>
            <w:tcW w:w="584" w:type="pct"/>
            <w:tcBorders>
              <w:top w:val="single" w:sz="4" w:space="0" w:color="BFBFBF"/>
              <w:left w:val="single" w:sz="4" w:space="0" w:color="BFBFBF"/>
              <w:bottom w:val="single" w:sz="4" w:space="0" w:color="BFBFBF"/>
              <w:right w:val="single" w:sz="4" w:space="0" w:color="BFBFBF"/>
            </w:tcBorders>
            <w:shd w:val="clear" w:color="auto" w:fill="F7F9FB"/>
            <w:noWrap/>
            <w:vAlign w:val="center"/>
          </w:tcPr>
          <w:p w14:paraId="335CCD34" w14:textId="77777777" w:rsidR="00E22AB4" w:rsidRPr="00E36CDC" w:rsidRDefault="00E22AB4" w:rsidP="008A2220">
            <w:pPr>
              <w:rPr>
                <w:color w:val="000000"/>
                <w:szCs w:val="20"/>
              </w:rPr>
            </w:pPr>
          </w:p>
        </w:tc>
        <w:tc>
          <w:tcPr>
            <w:tcW w:w="795" w:type="pct"/>
            <w:tcBorders>
              <w:top w:val="nil"/>
              <w:left w:val="nil"/>
              <w:bottom w:val="single" w:sz="4" w:space="0" w:color="BFBFBF"/>
              <w:right w:val="single" w:sz="4" w:space="0" w:color="BFBFBF"/>
            </w:tcBorders>
            <w:shd w:val="clear" w:color="auto" w:fill="F7F9FB"/>
            <w:noWrap/>
            <w:vAlign w:val="center"/>
          </w:tcPr>
          <w:p w14:paraId="0A390322" w14:textId="77777777" w:rsidR="00E22AB4" w:rsidRPr="00E36CDC" w:rsidRDefault="00E22AB4" w:rsidP="008A2220">
            <w:pPr>
              <w:rPr>
                <w:color w:val="000000"/>
                <w:szCs w:val="20"/>
              </w:rPr>
            </w:pPr>
          </w:p>
        </w:tc>
        <w:tc>
          <w:tcPr>
            <w:tcW w:w="480" w:type="pct"/>
            <w:tcBorders>
              <w:top w:val="nil"/>
              <w:left w:val="nil"/>
              <w:bottom w:val="single" w:sz="4" w:space="0" w:color="BFBFBF"/>
              <w:right w:val="single" w:sz="4" w:space="0" w:color="BFBFBF"/>
            </w:tcBorders>
            <w:shd w:val="clear" w:color="auto" w:fill="auto"/>
            <w:noWrap/>
            <w:vAlign w:val="center"/>
            <w:hideMark/>
          </w:tcPr>
          <w:p w14:paraId="4839EE84" w14:textId="77777777" w:rsidR="00E22AB4" w:rsidRPr="00E36CDC" w:rsidRDefault="00E22AB4" w:rsidP="008A2220">
            <w:pPr>
              <w:rPr>
                <w:color w:val="000000"/>
                <w:szCs w:val="20"/>
              </w:rPr>
            </w:pPr>
            <w:r w:rsidRPr="00E36CDC">
              <w:rPr>
                <w:color w:val="000000"/>
                <w:szCs w:val="20"/>
              </w:rPr>
              <w:t> </w:t>
            </w:r>
            <w:r>
              <w:rPr>
                <w:color w:val="000000"/>
                <w:szCs w:val="20"/>
              </w:rPr>
              <w:t>-</w:t>
            </w:r>
          </w:p>
        </w:tc>
      </w:tr>
      <w:tr w:rsidR="00E22AB4" w:rsidRPr="00E36CDC" w14:paraId="52CE3427" w14:textId="77777777" w:rsidTr="00FD7FAA">
        <w:trPr>
          <w:trHeight w:val="802"/>
        </w:trPr>
        <w:tc>
          <w:tcPr>
            <w:tcW w:w="632" w:type="pct"/>
            <w:tcBorders>
              <w:top w:val="nil"/>
              <w:left w:val="single" w:sz="4" w:space="0" w:color="BFBFBF"/>
              <w:bottom w:val="single" w:sz="4" w:space="0" w:color="BFBFBF"/>
              <w:right w:val="single" w:sz="4" w:space="0" w:color="BFBFBF"/>
            </w:tcBorders>
            <w:shd w:val="clear" w:color="000000" w:fill="F8F8F8"/>
            <w:vAlign w:val="center"/>
            <w:hideMark/>
          </w:tcPr>
          <w:p w14:paraId="41B93A7F" w14:textId="77777777" w:rsidR="00E22AB4" w:rsidRDefault="00E22AB4" w:rsidP="008A2220">
            <w:pPr>
              <w:rPr>
                <w:color w:val="000000"/>
                <w:szCs w:val="20"/>
              </w:rPr>
            </w:pPr>
            <w:r w:rsidRPr="00E36CDC">
              <w:rPr>
                <w:color w:val="000000"/>
                <w:szCs w:val="20"/>
              </w:rPr>
              <w:t> </w:t>
            </w:r>
            <w:r>
              <w:rPr>
                <w:color w:val="000000"/>
                <w:szCs w:val="20"/>
              </w:rPr>
              <w:t>Sponsors</w:t>
            </w:r>
          </w:p>
          <w:p w14:paraId="5AD2B045" w14:textId="3E298188" w:rsidR="00E22AB4" w:rsidRPr="00836FD9" w:rsidRDefault="00C13E04" w:rsidP="008A2220">
            <w:r>
              <w:rPr>
                <w:color w:val="000000"/>
                <w:szCs w:val="20"/>
              </w:rPr>
              <w:t>(Mahmood</w:t>
            </w:r>
            <w:r>
              <w:t xml:space="preserve"> Saeed</w:t>
            </w:r>
            <w:r w:rsidR="00836FD9">
              <w:t xml:space="preserve"> </w:t>
            </w:r>
            <w:proofErr w:type="spellStart"/>
            <w:r w:rsidR="00836FD9">
              <w:t>Comapny-BoomBoom</w:t>
            </w:r>
            <w:proofErr w:type="spellEnd"/>
            <w:r w:rsidR="00836FD9">
              <w:t xml:space="preserve"> Drinks</w:t>
            </w:r>
            <w:r>
              <w:t>)</w:t>
            </w:r>
          </w:p>
        </w:tc>
        <w:tc>
          <w:tcPr>
            <w:tcW w:w="476" w:type="pct"/>
            <w:tcBorders>
              <w:top w:val="nil"/>
              <w:left w:val="single" w:sz="4" w:space="0" w:color="BFBFBF"/>
              <w:bottom w:val="single" w:sz="4" w:space="0" w:color="BFBFBF"/>
              <w:right w:val="single" w:sz="4" w:space="0" w:color="BFBFBF"/>
            </w:tcBorders>
            <w:shd w:val="clear" w:color="000000" w:fill="F8F8F8"/>
          </w:tcPr>
          <w:p w14:paraId="5FC12972" w14:textId="77777777" w:rsidR="00E22AB4" w:rsidRPr="00E36CDC" w:rsidRDefault="00E22AB4" w:rsidP="008A2220">
            <w:pPr>
              <w:rPr>
                <w:color w:val="000000"/>
                <w:szCs w:val="20"/>
              </w:rPr>
            </w:pPr>
            <w:r>
              <w:rPr>
                <w:color w:val="000000"/>
                <w:szCs w:val="20"/>
              </w:rPr>
              <w:t>external</w:t>
            </w:r>
          </w:p>
        </w:tc>
        <w:tc>
          <w:tcPr>
            <w:tcW w:w="680" w:type="pct"/>
            <w:tcBorders>
              <w:top w:val="nil"/>
              <w:left w:val="single" w:sz="4" w:space="0" w:color="BFBFBF"/>
              <w:bottom w:val="single" w:sz="4" w:space="0" w:color="BFBFBF"/>
              <w:right w:val="single" w:sz="4" w:space="0" w:color="BFBFBF"/>
            </w:tcBorders>
            <w:shd w:val="clear" w:color="000000" w:fill="F8F8F8"/>
            <w:vAlign w:val="center"/>
          </w:tcPr>
          <w:p w14:paraId="105FE737" w14:textId="77777777" w:rsidR="00E22AB4" w:rsidRPr="00E36CDC" w:rsidRDefault="00E22AB4" w:rsidP="008A2220">
            <w:pPr>
              <w:rPr>
                <w:color w:val="000000"/>
                <w:szCs w:val="20"/>
              </w:rPr>
            </w:pPr>
            <w:r>
              <w:rPr>
                <w:color w:val="000000"/>
                <w:szCs w:val="20"/>
              </w:rPr>
              <w:t xml:space="preserve">Receive constant details and updates about the visibility of the event and provide </w:t>
            </w:r>
            <w:r>
              <w:rPr>
                <w:color w:val="000000"/>
                <w:szCs w:val="20"/>
              </w:rPr>
              <w:lastRenderedPageBreak/>
              <w:t>the sponsorship payment.</w:t>
            </w:r>
          </w:p>
        </w:tc>
        <w:tc>
          <w:tcPr>
            <w:tcW w:w="555" w:type="pct"/>
            <w:tcBorders>
              <w:top w:val="nil"/>
              <w:left w:val="nil"/>
              <w:bottom w:val="single" w:sz="4" w:space="0" w:color="BFBFBF"/>
              <w:right w:val="single" w:sz="4" w:space="0" w:color="BFBFBF"/>
            </w:tcBorders>
            <w:shd w:val="clear" w:color="000000" w:fill="F8F8F8"/>
            <w:vAlign w:val="center"/>
          </w:tcPr>
          <w:p w14:paraId="4A35D291" w14:textId="77777777" w:rsidR="00E22AB4" w:rsidRPr="00E36CDC" w:rsidRDefault="00E22AB4" w:rsidP="008A2220">
            <w:pPr>
              <w:rPr>
                <w:color w:val="000000"/>
                <w:szCs w:val="20"/>
              </w:rPr>
            </w:pPr>
            <w:r>
              <w:rPr>
                <w:color w:val="000000"/>
                <w:szCs w:val="20"/>
              </w:rPr>
              <w:lastRenderedPageBreak/>
              <w:t>Sponsorship organizing team</w:t>
            </w:r>
          </w:p>
        </w:tc>
        <w:tc>
          <w:tcPr>
            <w:tcW w:w="799" w:type="pct"/>
            <w:tcBorders>
              <w:top w:val="nil"/>
              <w:left w:val="nil"/>
              <w:bottom w:val="single" w:sz="4" w:space="0" w:color="BFBFBF"/>
              <w:right w:val="single" w:sz="4" w:space="0" w:color="BFBFBF"/>
            </w:tcBorders>
            <w:shd w:val="clear" w:color="000000" w:fill="EAEEF3"/>
            <w:noWrap/>
            <w:vAlign w:val="center"/>
          </w:tcPr>
          <w:p w14:paraId="0DDBD740" w14:textId="77777777" w:rsidR="00E22AB4" w:rsidRDefault="00E22AB4" w:rsidP="008A2220">
            <w:pPr>
              <w:rPr>
                <w:color w:val="000000"/>
                <w:szCs w:val="20"/>
              </w:rPr>
            </w:pPr>
            <w:r>
              <w:rPr>
                <w:color w:val="000000"/>
                <w:szCs w:val="20"/>
              </w:rPr>
              <w:t>Email</w:t>
            </w:r>
          </w:p>
          <w:p w14:paraId="45DD6C2B" w14:textId="77777777" w:rsidR="00E22AB4" w:rsidRDefault="00E22AB4" w:rsidP="008A2220">
            <w:pPr>
              <w:rPr>
                <w:color w:val="000000"/>
                <w:szCs w:val="20"/>
              </w:rPr>
            </w:pPr>
            <w:r>
              <w:rPr>
                <w:color w:val="000000"/>
                <w:szCs w:val="20"/>
              </w:rPr>
              <w:t xml:space="preserve">Phone </w:t>
            </w:r>
            <w:proofErr w:type="gramStart"/>
            <w:r>
              <w:rPr>
                <w:color w:val="000000"/>
                <w:szCs w:val="20"/>
              </w:rPr>
              <w:t>calls</w:t>
            </w:r>
            <w:proofErr w:type="gramEnd"/>
            <w:r>
              <w:rPr>
                <w:color w:val="000000"/>
                <w:szCs w:val="20"/>
              </w:rPr>
              <w:t xml:space="preserve"> </w:t>
            </w:r>
          </w:p>
          <w:p w14:paraId="5A8B971E" w14:textId="77777777" w:rsidR="00E22AB4" w:rsidRPr="00E36CDC" w:rsidRDefault="00E22AB4" w:rsidP="008A2220">
            <w:pPr>
              <w:rPr>
                <w:color w:val="000000"/>
                <w:szCs w:val="20"/>
              </w:rPr>
            </w:pPr>
            <w:r>
              <w:rPr>
                <w:color w:val="000000"/>
                <w:szCs w:val="20"/>
              </w:rPr>
              <w:t>Their website</w:t>
            </w:r>
          </w:p>
        </w:tc>
        <w:tc>
          <w:tcPr>
            <w:tcW w:w="584" w:type="pct"/>
            <w:tcBorders>
              <w:top w:val="single" w:sz="4" w:space="0" w:color="BFBFBF"/>
              <w:left w:val="single" w:sz="4" w:space="0" w:color="BFBFBF"/>
              <w:bottom w:val="single" w:sz="4" w:space="0" w:color="BFBFBF"/>
              <w:right w:val="single" w:sz="4" w:space="0" w:color="BFBFBF"/>
            </w:tcBorders>
            <w:shd w:val="clear" w:color="auto" w:fill="F7F9FB"/>
            <w:noWrap/>
            <w:vAlign w:val="center"/>
          </w:tcPr>
          <w:p w14:paraId="38315083" w14:textId="77777777" w:rsidR="00E22AB4" w:rsidRPr="00E36CDC" w:rsidRDefault="00E22AB4" w:rsidP="008A2220">
            <w:pPr>
              <w:rPr>
                <w:color w:val="000000"/>
                <w:szCs w:val="20"/>
              </w:rPr>
            </w:pPr>
            <w:r>
              <w:rPr>
                <w:color w:val="000000"/>
                <w:szCs w:val="20"/>
              </w:rPr>
              <w:t>As needed</w:t>
            </w:r>
          </w:p>
        </w:tc>
        <w:tc>
          <w:tcPr>
            <w:tcW w:w="795" w:type="pct"/>
            <w:tcBorders>
              <w:top w:val="nil"/>
              <w:left w:val="nil"/>
              <w:bottom w:val="single" w:sz="4" w:space="0" w:color="BFBFBF"/>
              <w:right w:val="single" w:sz="4" w:space="0" w:color="BFBFBF"/>
            </w:tcBorders>
            <w:shd w:val="clear" w:color="auto" w:fill="F7F9FB"/>
            <w:noWrap/>
            <w:vAlign w:val="center"/>
          </w:tcPr>
          <w:p w14:paraId="56EA79AB" w14:textId="77777777" w:rsidR="00E22AB4" w:rsidRPr="00E36CDC" w:rsidRDefault="00E22AB4" w:rsidP="008A2220">
            <w:pPr>
              <w:rPr>
                <w:color w:val="000000"/>
                <w:szCs w:val="20"/>
              </w:rPr>
            </w:pPr>
            <w:r>
              <w:rPr>
                <w:color w:val="000000"/>
                <w:szCs w:val="20"/>
              </w:rPr>
              <w:t>-</w:t>
            </w:r>
          </w:p>
        </w:tc>
        <w:tc>
          <w:tcPr>
            <w:tcW w:w="480" w:type="pct"/>
            <w:tcBorders>
              <w:top w:val="nil"/>
              <w:left w:val="nil"/>
              <w:bottom w:val="single" w:sz="4" w:space="0" w:color="BFBFBF"/>
              <w:right w:val="single" w:sz="4" w:space="0" w:color="BFBFBF"/>
            </w:tcBorders>
            <w:shd w:val="clear" w:color="auto" w:fill="auto"/>
            <w:noWrap/>
            <w:vAlign w:val="center"/>
            <w:hideMark/>
          </w:tcPr>
          <w:p w14:paraId="7C4A8B48" w14:textId="77777777" w:rsidR="00E22AB4" w:rsidRPr="00E36CDC" w:rsidRDefault="00E22AB4" w:rsidP="008A2220">
            <w:pPr>
              <w:rPr>
                <w:color w:val="000000"/>
                <w:szCs w:val="20"/>
              </w:rPr>
            </w:pPr>
            <w:r w:rsidRPr="00E36CDC">
              <w:rPr>
                <w:color w:val="000000"/>
                <w:szCs w:val="20"/>
              </w:rPr>
              <w:t> </w:t>
            </w:r>
            <w:r>
              <w:rPr>
                <w:color w:val="000000"/>
                <w:szCs w:val="20"/>
              </w:rPr>
              <w:t>-</w:t>
            </w:r>
          </w:p>
        </w:tc>
      </w:tr>
      <w:tr w:rsidR="00E22AB4" w:rsidRPr="00E36CDC" w14:paraId="632FDCDC" w14:textId="77777777" w:rsidTr="003F3B35">
        <w:trPr>
          <w:trHeight w:val="802"/>
        </w:trPr>
        <w:tc>
          <w:tcPr>
            <w:tcW w:w="632" w:type="pct"/>
            <w:tcBorders>
              <w:top w:val="nil"/>
              <w:left w:val="single" w:sz="4" w:space="0" w:color="BFBFBF"/>
              <w:bottom w:val="nil"/>
              <w:right w:val="single" w:sz="4" w:space="0" w:color="BFBFBF"/>
            </w:tcBorders>
            <w:shd w:val="clear" w:color="000000" w:fill="F8F8F8"/>
            <w:vAlign w:val="center"/>
            <w:hideMark/>
          </w:tcPr>
          <w:p w14:paraId="30C28B77" w14:textId="77777777" w:rsidR="00E22AB4" w:rsidRDefault="00E22AB4" w:rsidP="008A2220">
            <w:pPr>
              <w:rPr>
                <w:color w:val="000000"/>
                <w:szCs w:val="20"/>
              </w:rPr>
            </w:pPr>
            <w:r w:rsidRPr="00E36CDC">
              <w:rPr>
                <w:color w:val="000000"/>
                <w:szCs w:val="20"/>
              </w:rPr>
              <w:t> </w:t>
            </w:r>
            <w:r>
              <w:rPr>
                <w:color w:val="000000"/>
                <w:szCs w:val="20"/>
              </w:rPr>
              <w:t>Media partners</w:t>
            </w:r>
          </w:p>
          <w:p w14:paraId="4BB3A4B1" w14:textId="3151824A" w:rsidR="00E22AB4" w:rsidRPr="00E36CDC" w:rsidRDefault="00AC145E" w:rsidP="008A2220">
            <w:pPr>
              <w:rPr>
                <w:color w:val="000000"/>
                <w:szCs w:val="20"/>
              </w:rPr>
            </w:pPr>
            <w:r>
              <w:rPr>
                <w:color w:val="000000"/>
                <w:szCs w:val="20"/>
              </w:rPr>
              <w:t>(Roya)</w:t>
            </w:r>
          </w:p>
        </w:tc>
        <w:tc>
          <w:tcPr>
            <w:tcW w:w="476" w:type="pct"/>
            <w:tcBorders>
              <w:top w:val="nil"/>
              <w:left w:val="single" w:sz="4" w:space="0" w:color="BFBFBF"/>
              <w:bottom w:val="nil"/>
              <w:right w:val="single" w:sz="4" w:space="0" w:color="BFBFBF"/>
            </w:tcBorders>
            <w:shd w:val="clear" w:color="000000" w:fill="F8F8F8"/>
          </w:tcPr>
          <w:p w14:paraId="45C2030D" w14:textId="77777777" w:rsidR="00E22AB4" w:rsidRPr="00E36CDC" w:rsidRDefault="00E22AB4" w:rsidP="008A2220">
            <w:pPr>
              <w:rPr>
                <w:color w:val="000000"/>
                <w:szCs w:val="20"/>
              </w:rPr>
            </w:pPr>
            <w:r>
              <w:rPr>
                <w:color w:val="000000"/>
                <w:szCs w:val="20"/>
              </w:rPr>
              <w:t>external</w:t>
            </w:r>
          </w:p>
        </w:tc>
        <w:tc>
          <w:tcPr>
            <w:tcW w:w="680" w:type="pct"/>
            <w:tcBorders>
              <w:top w:val="nil"/>
              <w:left w:val="single" w:sz="4" w:space="0" w:color="BFBFBF"/>
              <w:bottom w:val="nil"/>
              <w:right w:val="single" w:sz="4" w:space="0" w:color="BFBFBF"/>
            </w:tcBorders>
            <w:shd w:val="clear" w:color="000000" w:fill="F8F8F8"/>
            <w:vAlign w:val="center"/>
          </w:tcPr>
          <w:p w14:paraId="3EFBE104" w14:textId="77777777" w:rsidR="00E22AB4" w:rsidRPr="00E36CDC" w:rsidRDefault="00E22AB4" w:rsidP="008A2220">
            <w:pPr>
              <w:rPr>
                <w:color w:val="000000"/>
                <w:szCs w:val="20"/>
              </w:rPr>
            </w:pPr>
            <w:r>
              <w:rPr>
                <w:color w:val="000000"/>
                <w:szCs w:val="20"/>
              </w:rPr>
              <w:t>Promote the event through media and offer the option to participate in the event virtually for a reasonable fee to support the budget of the event.</w:t>
            </w:r>
          </w:p>
        </w:tc>
        <w:tc>
          <w:tcPr>
            <w:tcW w:w="555" w:type="pct"/>
            <w:tcBorders>
              <w:top w:val="nil"/>
              <w:left w:val="nil"/>
              <w:bottom w:val="nil"/>
              <w:right w:val="single" w:sz="4" w:space="0" w:color="BFBFBF"/>
            </w:tcBorders>
            <w:shd w:val="clear" w:color="000000" w:fill="F8F8F8"/>
            <w:vAlign w:val="center"/>
          </w:tcPr>
          <w:p w14:paraId="5FF42161" w14:textId="77777777" w:rsidR="00E22AB4" w:rsidRPr="00E36CDC" w:rsidRDefault="00E22AB4" w:rsidP="008A2220">
            <w:pPr>
              <w:rPr>
                <w:color w:val="000000"/>
                <w:szCs w:val="20"/>
              </w:rPr>
            </w:pPr>
            <w:r>
              <w:rPr>
                <w:color w:val="000000"/>
                <w:szCs w:val="20"/>
              </w:rPr>
              <w:t>Media relations team</w:t>
            </w:r>
          </w:p>
        </w:tc>
        <w:tc>
          <w:tcPr>
            <w:tcW w:w="799" w:type="pct"/>
            <w:tcBorders>
              <w:top w:val="nil"/>
              <w:left w:val="nil"/>
              <w:bottom w:val="nil"/>
              <w:right w:val="single" w:sz="4" w:space="0" w:color="BFBFBF"/>
            </w:tcBorders>
            <w:shd w:val="clear" w:color="000000" w:fill="EAEEF3"/>
            <w:noWrap/>
            <w:vAlign w:val="center"/>
          </w:tcPr>
          <w:p w14:paraId="33B178A8" w14:textId="77777777" w:rsidR="00E22AB4" w:rsidRDefault="00E22AB4" w:rsidP="008A2220">
            <w:pPr>
              <w:rPr>
                <w:color w:val="000000"/>
                <w:szCs w:val="20"/>
              </w:rPr>
            </w:pPr>
            <w:r>
              <w:rPr>
                <w:color w:val="000000"/>
                <w:szCs w:val="20"/>
              </w:rPr>
              <w:t>Email</w:t>
            </w:r>
          </w:p>
          <w:p w14:paraId="3A6E8685" w14:textId="77777777" w:rsidR="00E22AB4" w:rsidRDefault="00E22AB4" w:rsidP="008A2220">
            <w:pPr>
              <w:rPr>
                <w:color w:val="000000"/>
                <w:szCs w:val="20"/>
              </w:rPr>
            </w:pPr>
            <w:r>
              <w:rPr>
                <w:color w:val="000000"/>
                <w:szCs w:val="20"/>
              </w:rPr>
              <w:t xml:space="preserve">Phone </w:t>
            </w:r>
            <w:proofErr w:type="gramStart"/>
            <w:r>
              <w:rPr>
                <w:color w:val="000000"/>
                <w:szCs w:val="20"/>
              </w:rPr>
              <w:t>calls</w:t>
            </w:r>
            <w:proofErr w:type="gramEnd"/>
          </w:p>
          <w:p w14:paraId="3D2B6CB7" w14:textId="77777777" w:rsidR="00E22AB4" w:rsidRPr="00E36CDC" w:rsidRDefault="00E22AB4" w:rsidP="008A2220">
            <w:pPr>
              <w:rPr>
                <w:color w:val="000000"/>
                <w:szCs w:val="20"/>
              </w:rPr>
            </w:pPr>
            <w:r>
              <w:rPr>
                <w:color w:val="000000"/>
                <w:szCs w:val="20"/>
              </w:rPr>
              <w:t>Their website</w:t>
            </w:r>
          </w:p>
        </w:tc>
        <w:tc>
          <w:tcPr>
            <w:tcW w:w="584" w:type="pct"/>
            <w:tcBorders>
              <w:top w:val="single" w:sz="4" w:space="0" w:color="BFBFBF"/>
              <w:left w:val="single" w:sz="4" w:space="0" w:color="BFBFBF"/>
              <w:bottom w:val="single" w:sz="4" w:space="0" w:color="BFBFBF"/>
              <w:right w:val="single" w:sz="4" w:space="0" w:color="BFBFBF"/>
            </w:tcBorders>
            <w:shd w:val="clear" w:color="auto" w:fill="F7F9FB"/>
            <w:noWrap/>
            <w:vAlign w:val="center"/>
          </w:tcPr>
          <w:p w14:paraId="45F67E80" w14:textId="77777777" w:rsidR="00E22AB4" w:rsidRPr="00E36CDC" w:rsidRDefault="00E22AB4" w:rsidP="008A2220">
            <w:pPr>
              <w:rPr>
                <w:color w:val="000000"/>
                <w:szCs w:val="20"/>
              </w:rPr>
            </w:pPr>
            <w:r>
              <w:rPr>
                <w:color w:val="000000"/>
                <w:szCs w:val="20"/>
              </w:rPr>
              <w:t>As needed</w:t>
            </w:r>
          </w:p>
        </w:tc>
        <w:tc>
          <w:tcPr>
            <w:tcW w:w="795" w:type="pct"/>
            <w:tcBorders>
              <w:top w:val="nil"/>
              <w:left w:val="nil"/>
              <w:bottom w:val="nil"/>
              <w:right w:val="single" w:sz="4" w:space="0" w:color="BFBFBF"/>
            </w:tcBorders>
            <w:shd w:val="clear" w:color="auto" w:fill="F7F9FB"/>
            <w:noWrap/>
            <w:vAlign w:val="center"/>
          </w:tcPr>
          <w:p w14:paraId="1C5FBC0F" w14:textId="77777777" w:rsidR="00E22AB4" w:rsidRPr="00E36CDC" w:rsidRDefault="00E22AB4" w:rsidP="008A2220">
            <w:pPr>
              <w:rPr>
                <w:color w:val="000000"/>
                <w:szCs w:val="20"/>
              </w:rPr>
            </w:pPr>
            <w:r>
              <w:rPr>
                <w:color w:val="000000"/>
                <w:szCs w:val="20"/>
              </w:rPr>
              <w:t>-</w:t>
            </w:r>
          </w:p>
        </w:tc>
        <w:tc>
          <w:tcPr>
            <w:tcW w:w="480" w:type="pct"/>
            <w:tcBorders>
              <w:top w:val="nil"/>
              <w:left w:val="nil"/>
              <w:bottom w:val="nil"/>
              <w:right w:val="single" w:sz="4" w:space="0" w:color="BFBFBF"/>
            </w:tcBorders>
            <w:shd w:val="clear" w:color="auto" w:fill="auto"/>
            <w:noWrap/>
            <w:vAlign w:val="center"/>
            <w:hideMark/>
          </w:tcPr>
          <w:p w14:paraId="1FBE50D6" w14:textId="77777777" w:rsidR="00E22AB4" w:rsidRPr="00E36CDC" w:rsidRDefault="00E22AB4" w:rsidP="008A2220">
            <w:pPr>
              <w:rPr>
                <w:color w:val="000000"/>
                <w:szCs w:val="20"/>
              </w:rPr>
            </w:pPr>
            <w:r w:rsidRPr="00E36CDC">
              <w:rPr>
                <w:color w:val="000000"/>
                <w:szCs w:val="20"/>
              </w:rPr>
              <w:t> </w:t>
            </w:r>
            <w:r>
              <w:rPr>
                <w:color w:val="000000"/>
                <w:szCs w:val="20"/>
              </w:rPr>
              <w:t>-</w:t>
            </w:r>
          </w:p>
        </w:tc>
      </w:tr>
      <w:tr w:rsidR="003F3B35" w:rsidRPr="00E36CDC" w14:paraId="5B2FC46C" w14:textId="77777777" w:rsidTr="00FD7FAA">
        <w:trPr>
          <w:trHeight w:val="802"/>
        </w:trPr>
        <w:tc>
          <w:tcPr>
            <w:tcW w:w="632" w:type="pct"/>
            <w:tcBorders>
              <w:top w:val="nil"/>
              <w:left w:val="single" w:sz="4" w:space="0" w:color="BFBFBF"/>
              <w:bottom w:val="single" w:sz="4" w:space="0" w:color="BFBFBF"/>
              <w:right w:val="single" w:sz="4" w:space="0" w:color="BFBFBF"/>
            </w:tcBorders>
            <w:shd w:val="clear" w:color="000000" w:fill="F8F8F8"/>
            <w:vAlign w:val="center"/>
          </w:tcPr>
          <w:p w14:paraId="4D6A7EED" w14:textId="48C3286C" w:rsidR="008E5323" w:rsidRDefault="008E5323" w:rsidP="008E5323">
            <w:pPr>
              <w:rPr>
                <w:color w:val="000000"/>
                <w:szCs w:val="20"/>
              </w:rPr>
            </w:pPr>
            <w:r>
              <w:rPr>
                <w:color w:val="000000"/>
                <w:szCs w:val="20"/>
              </w:rPr>
              <w:t>Escape the room company</w:t>
            </w:r>
            <w:r w:rsidR="0054013B">
              <w:rPr>
                <w:color w:val="000000"/>
                <w:szCs w:val="20"/>
              </w:rPr>
              <w:t>.</w:t>
            </w:r>
          </w:p>
          <w:p w14:paraId="7D66F36B" w14:textId="09943AB8" w:rsidR="003F3B35" w:rsidRPr="00E36CDC" w:rsidRDefault="008E5323" w:rsidP="008E5323">
            <w:pPr>
              <w:rPr>
                <w:color w:val="000000"/>
                <w:szCs w:val="20"/>
              </w:rPr>
            </w:pPr>
            <w:r>
              <w:rPr>
                <w:color w:val="000000"/>
                <w:szCs w:val="20"/>
              </w:rPr>
              <w:t>(jimmy)</w:t>
            </w:r>
          </w:p>
        </w:tc>
        <w:tc>
          <w:tcPr>
            <w:tcW w:w="476" w:type="pct"/>
            <w:tcBorders>
              <w:top w:val="nil"/>
              <w:left w:val="single" w:sz="4" w:space="0" w:color="BFBFBF"/>
              <w:bottom w:val="single" w:sz="4" w:space="0" w:color="BFBFBF"/>
              <w:right w:val="single" w:sz="4" w:space="0" w:color="BFBFBF"/>
            </w:tcBorders>
            <w:shd w:val="clear" w:color="000000" w:fill="F8F8F8"/>
          </w:tcPr>
          <w:p w14:paraId="7195437C" w14:textId="535C9653" w:rsidR="003F3B35" w:rsidRDefault="00F61910" w:rsidP="008A2220">
            <w:pPr>
              <w:rPr>
                <w:color w:val="000000"/>
                <w:szCs w:val="20"/>
              </w:rPr>
            </w:pPr>
            <w:r>
              <w:rPr>
                <w:color w:val="000000"/>
                <w:szCs w:val="20"/>
              </w:rPr>
              <w:t>external</w:t>
            </w:r>
          </w:p>
        </w:tc>
        <w:tc>
          <w:tcPr>
            <w:tcW w:w="680" w:type="pct"/>
            <w:tcBorders>
              <w:top w:val="nil"/>
              <w:left w:val="single" w:sz="4" w:space="0" w:color="BFBFBF"/>
              <w:bottom w:val="single" w:sz="4" w:space="0" w:color="BFBFBF"/>
              <w:right w:val="single" w:sz="4" w:space="0" w:color="BFBFBF"/>
            </w:tcBorders>
            <w:shd w:val="clear" w:color="000000" w:fill="F8F8F8"/>
            <w:vAlign w:val="center"/>
          </w:tcPr>
          <w:p w14:paraId="064AD061" w14:textId="36CF729E" w:rsidR="003F3B35" w:rsidRDefault="00F919C4" w:rsidP="008A2220">
            <w:pPr>
              <w:rPr>
                <w:color w:val="000000"/>
                <w:szCs w:val="20"/>
              </w:rPr>
            </w:pPr>
            <w:r>
              <w:rPr>
                <w:color w:val="000000"/>
                <w:szCs w:val="20"/>
              </w:rPr>
              <w:t>Creating the rooms and getting them ready to use</w:t>
            </w:r>
          </w:p>
        </w:tc>
        <w:tc>
          <w:tcPr>
            <w:tcW w:w="555" w:type="pct"/>
            <w:tcBorders>
              <w:top w:val="nil"/>
              <w:left w:val="nil"/>
              <w:bottom w:val="single" w:sz="4" w:space="0" w:color="BFBFBF"/>
              <w:right w:val="single" w:sz="4" w:space="0" w:color="BFBFBF"/>
            </w:tcBorders>
            <w:shd w:val="clear" w:color="000000" w:fill="F8F8F8"/>
            <w:vAlign w:val="center"/>
          </w:tcPr>
          <w:p w14:paraId="7F28D51A" w14:textId="14C53083" w:rsidR="003F3B35" w:rsidRDefault="00D11037" w:rsidP="008A2220">
            <w:pPr>
              <w:rPr>
                <w:color w:val="000000"/>
                <w:szCs w:val="20"/>
              </w:rPr>
            </w:pPr>
            <w:r>
              <w:rPr>
                <w:color w:val="000000"/>
                <w:szCs w:val="20"/>
              </w:rPr>
              <w:t>The company crew</w:t>
            </w:r>
          </w:p>
        </w:tc>
        <w:tc>
          <w:tcPr>
            <w:tcW w:w="799" w:type="pct"/>
            <w:tcBorders>
              <w:top w:val="nil"/>
              <w:left w:val="nil"/>
              <w:bottom w:val="single" w:sz="4" w:space="0" w:color="BFBFBF"/>
              <w:right w:val="single" w:sz="4" w:space="0" w:color="BFBFBF"/>
            </w:tcBorders>
            <w:shd w:val="clear" w:color="000000" w:fill="EAEEF3"/>
            <w:noWrap/>
            <w:vAlign w:val="center"/>
          </w:tcPr>
          <w:p w14:paraId="3470D763" w14:textId="77777777" w:rsidR="008C3939" w:rsidRDefault="008C3939" w:rsidP="008C3939">
            <w:pPr>
              <w:rPr>
                <w:color w:val="000000"/>
                <w:szCs w:val="20"/>
              </w:rPr>
            </w:pPr>
            <w:r>
              <w:rPr>
                <w:color w:val="000000"/>
                <w:szCs w:val="20"/>
              </w:rPr>
              <w:t>Email</w:t>
            </w:r>
          </w:p>
          <w:p w14:paraId="6803AF14" w14:textId="77777777" w:rsidR="008C3939" w:rsidRDefault="008C3939" w:rsidP="008C3939">
            <w:pPr>
              <w:rPr>
                <w:color w:val="000000"/>
                <w:szCs w:val="20"/>
              </w:rPr>
            </w:pPr>
            <w:r>
              <w:rPr>
                <w:color w:val="000000"/>
                <w:szCs w:val="20"/>
              </w:rPr>
              <w:t xml:space="preserve">Phone </w:t>
            </w:r>
            <w:proofErr w:type="gramStart"/>
            <w:r>
              <w:rPr>
                <w:color w:val="000000"/>
                <w:szCs w:val="20"/>
              </w:rPr>
              <w:t>calls</w:t>
            </w:r>
            <w:proofErr w:type="gramEnd"/>
          </w:p>
          <w:p w14:paraId="70608DDB" w14:textId="77777777" w:rsidR="008C3939" w:rsidRDefault="008C3939" w:rsidP="008C3939">
            <w:pPr>
              <w:rPr>
                <w:color w:val="000000"/>
                <w:szCs w:val="20"/>
              </w:rPr>
            </w:pPr>
            <w:r>
              <w:rPr>
                <w:color w:val="000000"/>
                <w:szCs w:val="20"/>
              </w:rPr>
              <w:t>Virtual meetings</w:t>
            </w:r>
          </w:p>
          <w:p w14:paraId="5C844BAB" w14:textId="77777777" w:rsidR="003F3B35" w:rsidRDefault="003F3B35" w:rsidP="008A2220">
            <w:pPr>
              <w:rPr>
                <w:color w:val="000000"/>
                <w:szCs w:val="20"/>
              </w:rPr>
            </w:pPr>
          </w:p>
        </w:tc>
        <w:tc>
          <w:tcPr>
            <w:tcW w:w="584" w:type="pct"/>
            <w:tcBorders>
              <w:top w:val="single" w:sz="4" w:space="0" w:color="BFBFBF"/>
              <w:left w:val="single" w:sz="4" w:space="0" w:color="BFBFBF"/>
              <w:bottom w:val="single" w:sz="4" w:space="0" w:color="BFBFBF"/>
              <w:right w:val="single" w:sz="4" w:space="0" w:color="BFBFBF"/>
            </w:tcBorders>
            <w:shd w:val="clear" w:color="auto" w:fill="F7F9FB"/>
            <w:noWrap/>
            <w:vAlign w:val="center"/>
          </w:tcPr>
          <w:p w14:paraId="5A57B776" w14:textId="06EB99DD" w:rsidR="003F3B35" w:rsidRDefault="00F853AD" w:rsidP="008A2220">
            <w:pPr>
              <w:rPr>
                <w:color w:val="000000"/>
                <w:szCs w:val="20"/>
              </w:rPr>
            </w:pPr>
            <w:r>
              <w:rPr>
                <w:color w:val="000000"/>
                <w:szCs w:val="20"/>
              </w:rPr>
              <w:t>Every 2 weeks</w:t>
            </w:r>
          </w:p>
        </w:tc>
        <w:tc>
          <w:tcPr>
            <w:tcW w:w="795" w:type="pct"/>
            <w:tcBorders>
              <w:top w:val="nil"/>
              <w:left w:val="nil"/>
              <w:bottom w:val="single" w:sz="4" w:space="0" w:color="BFBFBF"/>
              <w:right w:val="single" w:sz="4" w:space="0" w:color="BFBFBF"/>
            </w:tcBorders>
            <w:shd w:val="clear" w:color="auto" w:fill="F7F9FB"/>
            <w:noWrap/>
            <w:vAlign w:val="center"/>
          </w:tcPr>
          <w:p w14:paraId="7226099F" w14:textId="69A5C90B" w:rsidR="003F3B35" w:rsidRDefault="00E5300F" w:rsidP="008A2220">
            <w:pPr>
              <w:rPr>
                <w:color w:val="000000"/>
                <w:szCs w:val="20"/>
              </w:rPr>
            </w:pPr>
            <w:r>
              <w:rPr>
                <w:color w:val="000000"/>
                <w:szCs w:val="20"/>
              </w:rPr>
              <w:t>-</w:t>
            </w:r>
          </w:p>
        </w:tc>
        <w:tc>
          <w:tcPr>
            <w:tcW w:w="480" w:type="pct"/>
            <w:tcBorders>
              <w:top w:val="nil"/>
              <w:left w:val="nil"/>
              <w:bottom w:val="single" w:sz="4" w:space="0" w:color="BFBFBF"/>
              <w:right w:val="single" w:sz="4" w:space="0" w:color="BFBFBF"/>
            </w:tcBorders>
            <w:shd w:val="clear" w:color="auto" w:fill="auto"/>
            <w:noWrap/>
            <w:vAlign w:val="center"/>
          </w:tcPr>
          <w:p w14:paraId="384C1E36" w14:textId="77777777" w:rsidR="003F3B35" w:rsidRPr="00E36CDC" w:rsidRDefault="003F3B35" w:rsidP="008A2220">
            <w:pPr>
              <w:rPr>
                <w:color w:val="000000"/>
                <w:szCs w:val="20"/>
              </w:rPr>
            </w:pPr>
          </w:p>
        </w:tc>
      </w:tr>
    </w:tbl>
    <w:p w14:paraId="48C5919D" w14:textId="77777777" w:rsidR="008C0DE4" w:rsidRDefault="008C0DE4" w:rsidP="00B213F2">
      <w:pPr>
        <w:rPr>
          <w:rFonts w:ascii="Times New Roman" w:hAnsi="Times New Roman" w:cs="Times New Roman"/>
          <w:color w:val="000000" w:themeColor="text1"/>
          <w:sz w:val="21"/>
          <w:szCs w:val="21"/>
        </w:rPr>
      </w:pPr>
    </w:p>
    <w:p w14:paraId="3CB68FB1" w14:textId="77777777" w:rsidR="00B213F2" w:rsidRPr="00B213F2" w:rsidRDefault="00B213F2" w:rsidP="00B213F2">
      <w:pPr>
        <w:rPr>
          <w:rFonts w:ascii="Times New Roman" w:hAnsi="Times New Roman" w:cs="Times New Roman"/>
          <w:color w:val="000000" w:themeColor="text1"/>
          <w:sz w:val="21"/>
          <w:szCs w:val="21"/>
        </w:rPr>
      </w:pPr>
    </w:p>
    <w:p w14:paraId="31BE20D2" w14:textId="77777777" w:rsidR="00C5259E" w:rsidRDefault="00C5259E">
      <w:pPr>
        <w:rPr>
          <w:rFonts w:ascii="Times New Roman" w:hAnsi="Times New Roman" w:cs="Times New Roman"/>
          <w:color w:val="000000" w:themeColor="text1"/>
          <w:sz w:val="24"/>
          <w:szCs w:val="24"/>
        </w:rPr>
      </w:pPr>
    </w:p>
    <w:p w14:paraId="095491C9" w14:textId="77777777" w:rsidR="0088161E" w:rsidRDefault="0088161E">
      <w:pPr>
        <w:rPr>
          <w:rFonts w:ascii="Times New Roman" w:hAnsi="Times New Roman" w:cs="Times New Roman"/>
          <w:color w:val="000000" w:themeColor="text1"/>
          <w:sz w:val="24"/>
          <w:szCs w:val="24"/>
        </w:rPr>
      </w:pPr>
    </w:p>
    <w:p w14:paraId="53C77D0C" w14:textId="77777777" w:rsidR="00B430A6" w:rsidRDefault="00B430A6">
      <w:pPr>
        <w:rPr>
          <w:rFonts w:ascii="Times New Roman" w:hAnsi="Times New Roman" w:cs="Times New Roman"/>
          <w:b/>
          <w:bCs/>
          <w:color w:val="943634" w:themeColor="accent2" w:themeShade="BF"/>
          <w:sz w:val="40"/>
          <w:szCs w:val="40"/>
        </w:rPr>
      </w:pPr>
    </w:p>
    <w:p w14:paraId="6D3A119A" w14:textId="77777777" w:rsidR="00B430A6" w:rsidRDefault="00B430A6">
      <w:pPr>
        <w:rPr>
          <w:rFonts w:ascii="Times New Roman" w:hAnsi="Times New Roman" w:cs="Times New Roman"/>
          <w:b/>
          <w:bCs/>
          <w:color w:val="943634" w:themeColor="accent2" w:themeShade="BF"/>
          <w:sz w:val="40"/>
          <w:szCs w:val="40"/>
        </w:rPr>
      </w:pPr>
    </w:p>
    <w:p w14:paraId="57D78956" w14:textId="3F7B4702" w:rsidR="00C5259E" w:rsidRDefault="00EF4B30" w:rsidP="006B3D63">
      <w:pPr>
        <w:pStyle w:val="Heading1"/>
      </w:pPr>
      <w:bookmarkStart w:id="31" w:name="_Toc166617243"/>
      <w:r>
        <w:lastRenderedPageBreak/>
        <w:t>Professional schedule</w:t>
      </w:r>
      <w:bookmarkEnd w:id="31"/>
    </w:p>
    <w:p w14:paraId="2834A014" w14:textId="3ADF9E6D" w:rsidR="00357A73" w:rsidRDefault="00683042">
      <w:pPr>
        <w:rPr>
          <w:rFonts w:ascii="Times New Roman" w:hAnsi="Times New Roman" w:cs="Times New Roman"/>
          <w:b/>
          <w:bCs/>
          <w:i/>
          <w:iCs/>
          <w:color w:val="0F243E" w:themeColor="text2" w:themeShade="80"/>
          <w:sz w:val="28"/>
          <w:szCs w:val="28"/>
        </w:rPr>
      </w:pPr>
      <w:r>
        <w:rPr>
          <w:lang w:val="en-US" w:eastAsia="en-US"/>
        </w:rPr>
        <w:drawing>
          <wp:inline distT="0" distB="0" distL="0" distR="0" wp14:anchorId="57977A0C" wp14:editId="194B3E0D">
            <wp:extent cx="6645910" cy="3628390"/>
            <wp:effectExtent l="0" t="0" r="2540" b="0"/>
            <wp:docPr id="89049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92204" name=""/>
                    <pic:cNvPicPr/>
                  </pic:nvPicPr>
                  <pic:blipFill>
                    <a:blip r:embed="rId24"/>
                    <a:stretch>
                      <a:fillRect/>
                    </a:stretch>
                  </pic:blipFill>
                  <pic:spPr>
                    <a:xfrm>
                      <a:off x="0" y="0"/>
                      <a:ext cx="6645910" cy="3628390"/>
                    </a:xfrm>
                    <a:prstGeom prst="rect">
                      <a:avLst/>
                    </a:prstGeom>
                  </pic:spPr>
                </pic:pic>
              </a:graphicData>
            </a:graphic>
          </wp:inline>
        </w:drawing>
      </w:r>
    </w:p>
    <w:p w14:paraId="33FCC085" w14:textId="2FCD9DE8" w:rsidR="00C159DE" w:rsidRDefault="00A463DD">
      <w:pPr>
        <w:rPr>
          <w:rFonts w:ascii="Times New Roman" w:hAnsi="Times New Roman" w:cs="Times New Roman"/>
          <w:b/>
          <w:bCs/>
          <w:i/>
          <w:iCs/>
          <w:color w:val="0F243E" w:themeColor="text2" w:themeShade="80"/>
          <w:sz w:val="28"/>
          <w:szCs w:val="28"/>
        </w:rPr>
      </w:pPr>
      <w:r>
        <w:rPr>
          <w:lang w:val="en-US" w:eastAsia="en-US"/>
        </w:rPr>
        <w:lastRenderedPageBreak/>
        <w:drawing>
          <wp:inline distT="0" distB="0" distL="0" distR="0" wp14:anchorId="0B45C87B" wp14:editId="056FBE4F">
            <wp:extent cx="6645910" cy="7755255"/>
            <wp:effectExtent l="0" t="0" r="2540" b="0"/>
            <wp:docPr id="75737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70999" name=""/>
                    <pic:cNvPicPr/>
                  </pic:nvPicPr>
                  <pic:blipFill>
                    <a:blip r:embed="rId25"/>
                    <a:stretch>
                      <a:fillRect/>
                    </a:stretch>
                  </pic:blipFill>
                  <pic:spPr>
                    <a:xfrm>
                      <a:off x="0" y="0"/>
                      <a:ext cx="6645910" cy="7755255"/>
                    </a:xfrm>
                    <a:prstGeom prst="rect">
                      <a:avLst/>
                    </a:prstGeom>
                  </pic:spPr>
                </pic:pic>
              </a:graphicData>
            </a:graphic>
          </wp:inline>
        </w:drawing>
      </w:r>
    </w:p>
    <w:p w14:paraId="65EB3272" w14:textId="77777777" w:rsidR="00A46D73" w:rsidRDefault="00A46D73">
      <w:pPr>
        <w:rPr>
          <w:rFonts w:ascii="Times New Roman" w:hAnsi="Times New Roman" w:cs="Times New Roman"/>
          <w:b/>
          <w:bCs/>
          <w:i/>
          <w:iCs/>
          <w:color w:val="0F243E" w:themeColor="text2" w:themeShade="80"/>
          <w:sz w:val="28"/>
          <w:szCs w:val="28"/>
        </w:rPr>
      </w:pPr>
    </w:p>
    <w:p w14:paraId="5DADBC4D" w14:textId="77777777" w:rsidR="00E5554B" w:rsidRDefault="00E5554B">
      <w:pPr>
        <w:rPr>
          <w:rFonts w:ascii="Times New Roman" w:hAnsi="Times New Roman" w:cs="Times New Roman"/>
          <w:b/>
          <w:bCs/>
          <w:i/>
          <w:iCs/>
          <w:color w:val="0F243E" w:themeColor="text2" w:themeShade="80"/>
          <w:sz w:val="28"/>
          <w:szCs w:val="28"/>
        </w:rPr>
      </w:pPr>
    </w:p>
    <w:p w14:paraId="43C60D7A" w14:textId="77777777" w:rsidR="00275536" w:rsidRDefault="00275536">
      <w:pPr>
        <w:rPr>
          <w:rFonts w:ascii="Times New Roman" w:hAnsi="Times New Roman" w:cs="Times New Roman"/>
          <w:b/>
          <w:bCs/>
          <w:i/>
          <w:iCs/>
          <w:color w:val="0F243E" w:themeColor="text2" w:themeShade="80"/>
          <w:sz w:val="28"/>
          <w:szCs w:val="28"/>
        </w:rPr>
      </w:pPr>
    </w:p>
    <w:p w14:paraId="6866E79C" w14:textId="5EFD70E1" w:rsidR="00992BBF" w:rsidRDefault="00B1184F" w:rsidP="006B3D63">
      <w:pPr>
        <w:pStyle w:val="Heading1"/>
      </w:pPr>
      <w:bookmarkStart w:id="32" w:name="_Toc166617244"/>
      <w:r w:rsidRPr="00B1184F">
        <w:lastRenderedPageBreak/>
        <w:t>Contingencies</w:t>
      </w:r>
      <w:r>
        <w:t xml:space="preserve"> </w:t>
      </w:r>
      <w:r w:rsidR="001475C2">
        <w:t>Table</w:t>
      </w:r>
      <w:bookmarkEnd w:id="32"/>
      <w:r w:rsidR="001475C2">
        <w:t xml:space="preserve"> </w:t>
      </w:r>
    </w:p>
    <w:tbl>
      <w:tblPr>
        <w:tblStyle w:val="TableGrid"/>
        <w:tblW w:w="5000" w:type="pct"/>
        <w:tblLook w:val="04A0" w:firstRow="1" w:lastRow="0" w:firstColumn="1" w:lastColumn="0" w:noHBand="0" w:noVBand="1"/>
      </w:tblPr>
      <w:tblGrid>
        <w:gridCol w:w="2110"/>
        <w:gridCol w:w="1343"/>
        <w:gridCol w:w="1343"/>
        <w:gridCol w:w="1343"/>
        <w:gridCol w:w="1343"/>
        <w:gridCol w:w="1535"/>
        <w:gridCol w:w="1439"/>
      </w:tblGrid>
      <w:tr w:rsidR="00E5554B" w:rsidRPr="00230D43" w14:paraId="18BD0AAD" w14:textId="77777777" w:rsidTr="008A2220">
        <w:tc>
          <w:tcPr>
            <w:tcW w:w="1009" w:type="pct"/>
            <w:shd w:val="clear" w:color="auto" w:fill="EEECE1" w:themeFill="background2"/>
            <w:vAlign w:val="center"/>
          </w:tcPr>
          <w:p w14:paraId="21F2DEC0" w14:textId="77777777" w:rsidR="00E5554B" w:rsidRPr="00230D43" w:rsidRDefault="00E5554B" w:rsidP="008A2220">
            <w:pPr>
              <w:jc w:val="center"/>
              <w:rPr>
                <w:rFonts w:cs="Calibri"/>
                <w:sz w:val="22"/>
                <w:szCs w:val="22"/>
              </w:rPr>
            </w:pPr>
            <w:r w:rsidRPr="00230D43">
              <w:rPr>
                <w:rFonts w:cs="Calibri"/>
                <w:sz w:val="22"/>
                <w:szCs w:val="22"/>
              </w:rPr>
              <w:t>Risk Category</w:t>
            </w:r>
          </w:p>
          <w:p w14:paraId="7D58412A" w14:textId="77777777" w:rsidR="00E5554B" w:rsidRPr="00230D43" w:rsidRDefault="00E5554B" w:rsidP="008A2220">
            <w:pPr>
              <w:jc w:val="center"/>
              <w:rPr>
                <w:rFonts w:cs="Calibri"/>
                <w:sz w:val="22"/>
                <w:szCs w:val="22"/>
              </w:rPr>
            </w:pPr>
            <w:r w:rsidRPr="00230D43">
              <w:rPr>
                <w:rFonts w:cs="Calibri"/>
                <w:sz w:val="22"/>
                <w:szCs w:val="22"/>
              </w:rPr>
              <w:t>(Logistical / Technical/ Personnel/ External/ etc.)</w:t>
            </w:r>
          </w:p>
        </w:tc>
        <w:tc>
          <w:tcPr>
            <w:tcW w:w="642" w:type="pct"/>
            <w:shd w:val="clear" w:color="auto" w:fill="EEECE1" w:themeFill="background2"/>
            <w:vAlign w:val="center"/>
          </w:tcPr>
          <w:p w14:paraId="3DC8EB28" w14:textId="77777777" w:rsidR="00E5554B" w:rsidRPr="00230D43" w:rsidRDefault="00E5554B" w:rsidP="008A2220">
            <w:pPr>
              <w:jc w:val="center"/>
              <w:rPr>
                <w:rFonts w:cs="Calibri"/>
                <w:sz w:val="22"/>
                <w:szCs w:val="22"/>
                <w:lang w:val="en-US"/>
              </w:rPr>
            </w:pPr>
            <w:r w:rsidRPr="00230D43">
              <w:rPr>
                <w:rFonts w:cs="Calibri"/>
                <w:sz w:val="22"/>
                <w:szCs w:val="22"/>
                <w:lang w:val="en-US"/>
              </w:rPr>
              <w:t>Expected occurrence time (Planning Phase or Execution)</w:t>
            </w:r>
          </w:p>
        </w:tc>
        <w:tc>
          <w:tcPr>
            <w:tcW w:w="642" w:type="pct"/>
            <w:shd w:val="clear" w:color="auto" w:fill="EEECE1" w:themeFill="background2"/>
            <w:vAlign w:val="center"/>
          </w:tcPr>
          <w:p w14:paraId="5FF243F5" w14:textId="77777777" w:rsidR="00E5554B" w:rsidRPr="00230D43" w:rsidRDefault="00E5554B" w:rsidP="008A2220">
            <w:pPr>
              <w:jc w:val="center"/>
              <w:rPr>
                <w:rFonts w:cs="Calibri"/>
                <w:sz w:val="22"/>
                <w:szCs w:val="22"/>
              </w:rPr>
            </w:pPr>
            <w:r w:rsidRPr="00230D43">
              <w:rPr>
                <w:rFonts w:cs="Calibri"/>
                <w:sz w:val="22"/>
                <w:szCs w:val="22"/>
              </w:rPr>
              <w:t>Specific</w:t>
            </w:r>
          </w:p>
          <w:p w14:paraId="6C25F374" w14:textId="77777777" w:rsidR="00E5554B" w:rsidRPr="00230D43" w:rsidRDefault="00E5554B" w:rsidP="008A2220">
            <w:pPr>
              <w:jc w:val="center"/>
              <w:rPr>
                <w:rFonts w:cs="Calibri"/>
                <w:sz w:val="22"/>
                <w:szCs w:val="22"/>
              </w:rPr>
            </w:pPr>
            <w:r w:rsidRPr="00230D43">
              <w:rPr>
                <w:rFonts w:cs="Calibri"/>
                <w:sz w:val="22"/>
                <w:szCs w:val="22"/>
              </w:rPr>
              <w:t>Risk</w:t>
            </w:r>
          </w:p>
        </w:tc>
        <w:tc>
          <w:tcPr>
            <w:tcW w:w="642" w:type="pct"/>
            <w:shd w:val="clear" w:color="auto" w:fill="EEECE1" w:themeFill="background2"/>
            <w:vAlign w:val="center"/>
          </w:tcPr>
          <w:p w14:paraId="06F9A719" w14:textId="77777777" w:rsidR="00E5554B" w:rsidRPr="00230D43" w:rsidRDefault="00E5554B" w:rsidP="008A2220">
            <w:pPr>
              <w:jc w:val="center"/>
              <w:rPr>
                <w:rFonts w:cs="Calibri"/>
                <w:sz w:val="22"/>
                <w:szCs w:val="22"/>
              </w:rPr>
            </w:pPr>
            <w:r w:rsidRPr="00230D43">
              <w:rPr>
                <w:rFonts w:cs="Calibri"/>
                <w:sz w:val="22"/>
                <w:szCs w:val="22"/>
              </w:rPr>
              <w:t>Likelihood (Low / Medium/ High)</w:t>
            </w:r>
          </w:p>
        </w:tc>
        <w:tc>
          <w:tcPr>
            <w:tcW w:w="642" w:type="pct"/>
            <w:shd w:val="clear" w:color="auto" w:fill="EEECE1" w:themeFill="background2"/>
            <w:vAlign w:val="center"/>
          </w:tcPr>
          <w:p w14:paraId="328C2A99" w14:textId="77777777" w:rsidR="00E5554B" w:rsidRPr="00230D43" w:rsidRDefault="00E5554B" w:rsidP="008A2220">
            <w:pPr>
              <w:jc w:val="center"/>
              <w:rPr>
                <w:rFonts w:cs="Calibri"/>
                <w:sz w:val="22"/>
                <w:szCs w:val="22"/>
              </w:rPr>
            </w:pPr>
            <w:r w:rsidRPr="00230D43">
              <w:rPr>
                <w:rFonts w:cs="Calibri"/>
                <w:sz w:val="22"/>
                <w:szCs w:val="22"/>
              </w:rPr>
              <w:t xml:space="preserve">Impact (Low/ Medium/ </w:t>
            </w:r>
            <w:r w:rsidRPr="00230D43">
              <w:rPr>
                <w:rFonts w:cs="Calibri"/>
                <w:sz w:val="22"/>
                <w:szCs w:val="22"/>
                <w:lang w:val="en-US"/>
              </w:rPr>
              <w:t>High)</w:t>
            </w:r>
          </w:p>
        </w:tc>
        <w:tc>
          <w:tcPr>
            <w:tcW w:w="734" w:type="pct"/>
            <w:shd w:val="clear" w:color="auto" w:fill="EEECE1" w:themeFill="background2"/>
            <w:vAlign w:val="center"/>
          </w:tcPr>
          <w:p w14:paraId="464AF21E" w14:textId="77777777" w:rsidR="00E5554B" w:rsidRPr="00230D43" w:rsidRDefault="00E5554B" w:rsidP="008A2220">
            <w:pPr>
              <w:jc w:val="center"/>
              <w:rPr>
                <w:rFonts w:cs="Calibri"/>
                <w:sz w:val="22"/>
                <w:szCs w:val="22"/>
                <w:lang w:val="en-US"/>
              </w:rPr>
            </w:pPr>
            <w:r w:rsidRPr="00230D43">
              <w:rPr>
                <w:rFonts w:cs="Calibri"/>
                <w:sz w:val="22"/>
                <w:szCs w:val="22"/>
                <w:lang w:val="en-US"/>
              </w:rPr>
              <w:t>Preventive measures *</w:t>
            </w:r>
          </w:p>
        </w:tc>
        <w:tc>
          <w:tcPr>
            <w:tcW w:w="688" w:type="pct"/>
            <w:shd w:val="clear" w:color="auto" w:fill="EEECE1" w:themeFill="background2"/>
            <w:vAlign w:val="center"/>
          </w:tcPr>
          <w:p w14:paraId="44374E20" w14:textId="77777777" w:rsidR="00E5554B" w:rsidRPr="00230D43" w:rsidRDefault="00E5554B" w:rsidP="008A2220">
            <w:pPr>
              <w:jc w:val="center"/>
              <w:rPr>
                <w:rFonts w:cs="Calibri"/>
                <w:sz w:val="22"/>
                <w:szCs w:val="22"/>
                <w:lang w:val="en-US"/>
              </w:rPr>
            </w:pPr>
            <w:r w:rsidRPr="00230D43">
              <w:rPr>
                <w:rFonts w:cs="Calibri"/>
                <w:sz w:val="22"/>
                <w:szCs w:val="22"/>
                <w:lang w:val="en-US"/>
              </w:rPr>
              <w:t>Contingency Plan**</w:t>
            </w:r>
          </w:p>
        </w:tc>
      </w:tr>
      <w:tr w:rsidR="00E5554B" w:rsidRPr="00230D43" w14:paraId="0660F51E" w14:textId="77777777" w:rsidTr="008A2220">
        <w:tc>
          <w:tcPr>
            <w:tcW w:w="1009" w:type="pct"/>
          </w:tcPr>
          <w:p w14:paraId="274F5BA7" w14:textId="77777777" w:rsidR="00E5554B" w:rsidRPr="00230D43" w:rsidRDefault="00E5554B" w:rsidP="008A2220">
            <w:pPr>
              <w:rPr>
                <w:sz w:val="22"/>
                <w:szCs w:val="22"/>
              </w:rPr>
            </w:pPr>
            <w:r>
              <w:rPr>
                <w:sz w:val="22"/>
                <w:szCs w:val="22"/>
              </w:rPr>
              <w:t>logistical</w:t>
            </w:r>
          </w:p>
        </w:tc>
        <w:tc>
          <w:tcPr>
            <w:tcW w:w="642" w:type="pct"/>
          </w:tcPr>
          <w:p w14:paraId="2A7BD01D" w14:textId="189040D8" w:rsidR="00E5554B" w:rsidRPr="00230D43" w:rsidRDefault="00E93309" w:rsidP="008A2220">
            <w:pPr>
              <w:rPr>
                <w:sz w:val="22"/>
                <w:szCs w:val="22"/>
              </w:rPr>
            </w:pPr>
            <w:r>
              <w:rPr>
                <w:sz w:val="22"/>
                <w:szCs w:val="22"/>
              </w:rPr>
              <w:t>planning</w:t>
            </w:r>
          </w:p>
        </w:tc>
        <w:tc>
          <w:tcPr>
            <w:tcW w:w="642" w:type="pct"/>
          </w:tcPr>
          <w:p w14:paraId="6AEBB615" w14:textId="6C58F9BB" w:rsidR="00E5554B" w:rsidRPr="00230D43" w:rsidRDefault="0015235E" w:rsidP="008A2220">
            <w:pPr>
              <w:rPr>
                <w:sz w:val="22"/>
                <w:szCs w:val="22"/>
              </w:rPr>
            </w:pPr>
            <w:r>
              <w:rPr>
                <w:sz w:val="22"/>
                <w:szCs w:val="22"/>
              </w:rPr>
              <w:t>Venue double booking</w:t>
            </w:r>
          </w:p>
        </w:tc>
        <w:tc>
          <w:tcPr>
            <w:tcW w:w="642" w:type="pct"/>
          </w:tcPr>
          <w:p w14:paraId="6FB543C1" w14:textId="7923F894" w:rsidR="00E5554B" w:rsidRPr="00230D43" w:rsidRDefault="00382C27" w:rsidP="008A2220">
            <w:pPr>
              <w:rPr>
                <w:sz w:val="22"/>
                <w:szCs w:val="22"/>
              </w:rPr>
            </w:pPr>
            <w:r>
              <w:rPr>
                <w:sz w:val="22"/>
                <w:szCs w:val="22"/>
              </w:rPr>
              <w:t>medium</w:t>
            </w:r>
          </w:p>
        </w:tc>
        <w:tc>
          <w:tcPr>
            <w:tcW w:w="642" w:type="pct"/>
          </w:tcPr>
          <w:p w14:paraId="17F5342F" w14:textId="3965C529" w:rsidR="00E5554B" w:rsidRPr="00230D43" w:rsidRDefault="00382C27" w:rsidP="008A2220">
            <w:pPr>
              <w:rPr>
                <w:sz w:val="22"/>
                <w:szCs w:val="22"/>
              </w:rPr>
            </w:pPr>
            <w:r>
              <w:rPr>
                <w:sz w:val="22"/>
                <w:szCs w:val="22"/>
              </w:rPr>
              <w:t>high</w:t>
            </w:r>
          </w:p>
        </w:tc>
        <w:tc>
          <w:tcPr>
            <w:tcW w:w="734" w:type="pct"/>
          </w:tcPr>
          <w:p w14:paraId="34DFA64C" w14:textId="252B9555" w:rsidR="00E5554B" w:rsidRPr="00230D43" w:rsidRDefault="00EE0BC8" w:rsidP="008A2220">
            <w:pPr>
              <w:rPr>
                <w:sz w:val="22"/>
                <w:szCs w:val="22"/>
              </w:rPr>
            </w:pPr>
            <w:r>
              <w:rPr>
                <w:sz w:val="22"/>
                <w:szCs w:val="22"/>
              </w:rPr>
              <w:t>Regular checkups on the venue managements to make sure that the plan is still active</w:t>
            </w:r>
          </w:p>
        </w:tc>
        <w:tc>
          <w:tcPr>
            <w:tcW w:w="688" w:type="pct"/>
          </w:tcPr>
          <w:p w14:paraId="02FB866F" w14:textId="11BC8AF5" w:rsidR="00A55046" w:rsidRPr="00230D43" w:rsidRDefault="0054013B" w:rsidP="00A55046">
            <w:pPr>
              <w:rPr>
                <w:sz w:val="22"/>
                <w:szCs w:val="22"/>
              </w:rPr>
            </w:pPr>
            <w:r>
              <w:rPr>
                <w:sz w:val="22"/>
                <w:szCs w:val="22"/>
              </w:rPr>
              <w:t>Immediate</w:t>
            </w:r>
            <w:r>
              <w:t>ly</w:t>
            </w:r>
            <w:r w:rsidR="00A55046">
              <w:rPr>
                <w:sz w:val="22"/>
                <w:szCs w:val="22"/>
              </w:rPr>
              <w:t xml:space="preserve"> contacting an alternative within the extra time given for such contin</w:t>
            </w:r>
            <w:r w:rsidR="008F24BE">
              <w:rPr>
                <w:sz w:val="22"/>
                <w:szCs w:val="22"/>
              </w:rPr>
              <w:t>gency</w:t>
            </w:r>
          </w:p>
        </w:tc>
      </w:tr>
      <w:tr w:rsidR="00E5554B" w:rsidRPr="00230D43" w14:paraId="3F0626D7" w14:textId="77777777" w:rsidTr="008A2220">
        <w:tc>
          <w:tcPr>
            <w:tcW w:w="1009" w:type="pct"/>
          </w:tcPr>
          <w:p w14:paraId="50A83A7E" w14:textId="42F8AD6C" w:rsidR="00E5554B" w:rsidRPr="00230D43" w:rsidRDefault="005F0C8E" w:rsidP="008A2220">
            <w:pPr>
              <w:rPr>
                <w:sz w:val="22"/>
                <w:szCs w:val="22"/>
              </w:rPr>
            </w:pPr>
            <w:r>
              <w:rPr>
                <w:sz w:val="22"/>
                <w:szCs w:val="22"/>
              </w:rPr>
              <w:t>technical</w:t>
            </w:r>
          </w:p>
        </w:tc>
        <w:tc>
          <w:tcPr>
            <w:tcW w:w="642" w:type="pct"/>
          </w:tcPr>
          <w:p w14:paraId="60D8E642" w14:textId="0C0A8533" w:rsidR="00E5554B" w:rsidRPr="00230D43" w:rsidRDefault="00E93309" w:rsidP="008A2220">
            <w:pPr>
              <w:rPr>
                <w:sz w:val="22"/>
                <w:szCs w:val="22"/>
              </w:rPr>
            </w:pPr>
            <w:r>
              <w:rPr>
                <w:sz w:val="22"/>
                <w:szCs w:val="22"/>
              </w:rPr>
              <w:t>execution</w:t>
            </w:r>
          </w:p>
        </w:tc>
        <w:tc>
          <w:tcPr>
            <w:tcW w:w="642" w:type="pct"/>
          </w:tcPr>
          <w:p w14:paraId="7C065926" w14:textId="11D7020D" w:rsidR="00E5554B" w:rsidRPr="00230D43" w:rsidRDefault="00315EAD" w:rsidP="008A2220">
            <w:pPr>
              <w:rPr>
                <w:sz w:val="22"/>
                <w:szCs w:val="22"/>
              </w:rPr>
            </w:pPr>
            <w:r>
              <w:rPr>
                <w:sz w:val="22"/>
                <w:szCs w:val="22"/>
              </w:rPr>
              <w:t>Issues with the</w:t>
            </w:r>
            <w:r w:rsidR="008E76B1">
              <w:rPr>
                <w:sz w:val="22"/>
                <w:szCs w:val="22"/>
              </w:rPr>
              <w:t xml:space="preserve"> </w:t>
            </w:r>
            <w:r w:rsidR="00443038">
              <w:rPr>
                <w:sz w:val="22"/>
                <w:szCs w:val="22"/>
              </w:rPr>
              <w:t>machines</w:t>
            </w:r>
            <w:r w:rsidR="00E27F17">
              <w:rPr>
                <w:sz w:val="22"/>
                <w:szCs w:val="22"/>
              </w:rPr>
              <w:t xml:space="preserve"> used </w:t>
            </w:r>
          </w:p>
        </w:tc>
        <w:tc>
          <w:tcPr>
            <w:tcW w:w="642" w:type="pct"/>
          </w:tcPr>
          <w:p w14:paraId="1A970B95" w14:textId="2328C87A" w:rsidR="00E5554B" w:rsidRPr="00230D43" w:rsidRDefault="00382C27" w:rsidP="008A2220">
            <w:pPr>
              <w:rPr>
                <w:sz w:val="22"/>
                <w:szCs w:val="22"/>
              </w:rPr>
            </w:pPr>
            <w:r>
              <w:rPr>
                <w:sz w:val="22"/>
                <w:szCs w:val="22"/>
              </w:rPr>
              <w:t>low</w:t>
            </w:r>
          </w:p>
        </w:tc>
        <w:tc>
          <w:tcPr>
            <w:tcW w:w="642" w:type="pct"/>
          </w:tcPr>
          <w:p w14:paraId="2FA40183" w14:textId="001CFDAD" w:rsidR="00E5554B" w:rsidRPr="00230D43" w:rsidRDefault="00382C27" w:rsidP="008A2220">
            <w:pPr>
              <w:rPr>
                <w:sz w:val="22"/>
                <w:szCs w:val="22"/>
              </w:rPr>
            </w:pPr>
            <w:r>
              <w:rPr>
                <w:sz w:val="22"/>
                <w:szCs w:val="22"/>
              </w:rPr>
              <w:t>medium</w:t>
            </w:r>
          </w:p>
        </w:tc>
        <w:tc>
          <w:tcPr>
            <w:tcW w:w="734" w:type="pct"/>
          </w:tcPr>
          <w:p w14:paraId="41DAC2C6" w14:textId="7F8FBA9C" w:rsidR="00E5554B" w:rsidRPr="00230D43" w:rsidRDefault="006430BC" w:rsidP="008A2220">
            <w:pPr>
              <w:rPr>
                <w:sz w:val="22"/>
                <w:szCs w:val="22"/>
              </w:rPr>
            </w:pPr>
            <w:r>
              <w:rPr>
                <w:sz w:val="22"/>
                <w:szCs w:val="22"/>
              </w:rPr>
              <w:t xml:space="preserve">Do regular testing </w:t>
            </w:r>
            <w:r w:rsidR="00ED2AA5">
              <w:rPr>
                <w:sz w:val="22"/>
                <w:szCs w:val="22"/>
              </w:rPr>
              <w:t>the machines and have a set of backup machines.</w:t>
            </w:r>
          </w:p>
        </w:tc>
        <w:tc>
          <w:tcPr>
            <w:tcW w:w="688" w:type="pct"/>
          </w:tcPr>
          <w:p w14:paraId="006F0B03" w14:textId="2924FFF6" w:rsidR="00E5554B" w:rsidRPr="00230D43" w:rsidRDefault="00ED2AA5" w:rsidP="008A2220">
            <w:pPr>
              <w:rPr>
                <w:sz w:val="22"/>
                <w:szCs w:val="22"/>
              </w:rPr>
            </w:pPr>
            <w:r>
              <w:rPr>
                <w:sz w:val="22"/>
                <w:szCs w:val="22"/>
              </w:rPr>
              <w:t xml:space="preserve">Use the backup machines and if </w:t>
            </w:r>
            <w:r w:rsidR="00C658CD">
              <w:rPr>
                <w:sz w:val="22"/>
                <w:szCs w:val="22"/>
              </w:rPr>
              <w:t>they</w:t>
            </w:r>
            <w:r w:rsidR="00BF2BE9">
              <w:rPr>
                <w:sz w:val="22"/>
                <w:szCs w:val="22"/>
              </w:rPr>
              <w:t>’re also not working use an alternative way that doesn’t require a</w:t>
            </w:r>
            <w:r w:rsidR="00EA0126">
              <w:rPr>
                <w:sz w:val="22"/>
                <w:szCs w:val="22"/>
              </w:rPr>
              <w:t xml:space="preserve"> machine to get the job done</w:t>
            </w:r>
          </w:p>
        </w:tc>
      </w:tr>
      <w:tr w:rsidR="00E5554B" w:rsidRPr="00230D43" w14:paraId="0C95D6D0" w14:textId="77777777" w:rsidTr="008A2220">
        <w:tc>
          <w:tcPr>
            <w:tcW w:w="1009" w:type="pct"/>
          </w:tcPr>
          <w:p w14:paraId="6A0CDB26" w14:textId="43CD0E4C" w:rsidR="00E5554B" w:rsidRPr="00230D43" w:rsidRDefault="00E93309" w:rsidP="008A2220">
            <w:pPr>
              <w:rPr>
                <w:sz w:val="22"/>
                <w:szCs w:val="22"/>
              </w:rPr>
            </w:pPr>
            <w:r>
              <w:rPr>
                <w:sz w:val="22"/>
                <w:szCs w:val="22"/>
              </w:rPr>
              <w:t>personnel</w:t>
            </w:r>
          </w:p>
        </w:tc>
        <w:tc>
          <w:tcPr>
            <w:tcW w:w="642" w:type="pct"/>
          </w:tcPr>
          <w:p w14:paraId="0A402C55" w14:textId="5F8C1E8A" w:rsidR="00E5554B" w:rsidRPr="00230D43" w:rsidRDefault="00E93309" w:rsidP="008A2220">
            <w:pPr>
              <w:rPr>
                <w:sz w:val="22"/>
                <w:szCs w:val="22"/>
              </w:rPr>
            </w:pPr>
            <w:r>
              <w:rPr>
                <w:sz w:val="22"/>
                <w:szCs w:val="22"/>
              </w:rPr>
              <w:t>execution</w:t>
            </w:r>
          </w:p>
        </w:tc>
        <w:tc>
          <w:tcPr>
            <w:tcW w:w="642" w:type="pct"/>
          </w:tcPr>
          <w:p w14:paraId="5AF15F17" w14:textId="702FF5BD" w:rsidR="00E5554B" w:rsidRPr="00230D43" w:rsidRDefault="00CF1CD1" w:rsidP="008A2220">
            <w:pPr>
              <w:rPr>
                <w:sz w:val="22"/>
                <w:szCs w:val="22"/>
              </w:rPr>
            </w:pPr>
            <w:r>
              <w:rPr>
                <w:sz w:val="22"/>
                <w:szCs w:val="22"/>
              </w:rPr>
              <w:t xml:space="preserve">The staff </w:t>
            </w:r>
            <w:r w:rsidR="003C6339">
              <w:rPr>
                <w:sz w:val="22"/>
                <w:szCs w:val="22"/>
              </w:rPr>
              <w:t>can’</w:t>
            </w:r>
            <w:r w:rsidR="003C6339">
              <w:t>t</w:t>
            </w:r>
            <w:r>
              <w:rPr>
                <w:sz w:val="22"/>
                <w:szCs w:val="22"/>
              </w:rPr>
              <w:t xml:space="preserve"> make it to the </w:t>
            </w:r>
            <w:r w:rsidR="00B422C6">
              <w:rPr>
                <w:sz w:val="22"/>
                <w:szCs w:val="22"/>
              </w:rPr>
              <w:t>event</w:t>
            </w:r>
          </w:p>
        </w:tc>
        <w:tc>
          <w:tcPr>
            <w:tcW w:w="642" w:type="pct"/>
          </w:tcPr>
          <w:p w14:paraId="78D9E79E" w14:textId="2BF3B35E" w:rsidR="00E5554B" w:rsidRPr="00230D43" w:rsidRDefault="003652BF" w:rsidP="008A2220">
            <w:pPr>
              <w:rPr>
                <w:sz w:val="22"/>
                <w:szCs w:val="22"/>
              </w:rPr>
            </w:pPr>
            <w:r>
              <w:rPr>
                <w:sz w:val="22"/>
                <w:szCs w:val="22"/>
              </w:rPr>
              <w:t>low</w:t>
            </w:r>
          </w:p>
        </w:tc>
        <w:tc>
          <w:tcPr>
            <w:tcW w:w="642" w:type="pct"/>
          </w:tcPr>
          <w:p w14:paraId="5A9798AD" w14:textId="213DDE43" w:rsidR="00E5554B" w:rsidRPr="00230D43" w:rsidRDefault="000E2CD5" w:rsidP="008A2220">
            <w:pPr>
              <w:rPr>
                <w:sz w:val="22"/>
                <w:szCs w:val="22"/>
              </w:rPr>
            </w:pPr>
            <w:r>
              <w:rPr>
                <w:sz w:val="22"/>
                <w:szCs w:val="22"/>
              </w:rPr>
              <w:t>high</w:t>
            </w:r>
          </w:p>
        </w:tc>
        <w:tc>
          <w:tcPr>
            <w:tcW w:w="734" w:type="pct"/>
          </w:tcPr>
          <w:p w14:paraId="7E99E9ED" w14:textId="77777777" w:rsidR="00E5554B" w:rsidRDefault="008266D4" w:rsidP="008A2220">
            <w:pPr>
              <w:rPr>
                <w:sz w:val="22"/>
                <w:szCs w:val="22"/>
              </w:rPr>
            </w:pPr>
            <w:r>
              <w:rPr>
                <w:sz w:val="22"/>
                <w:szCs w:val="22"/>
              </w:rPr>
              <w:t xml:space="preserve">Contacting them regularly </w:t>
            </w:r>
          </w:p>
          <w:p w14:paraId="04C8FD7E" w14:textId="128C204F" w:rsidR="008266D4" w:rsidRPr="00230D43" w:rsidRDefault="008266D4" w:rsidP="008A2220">
            <w:pPr>
              <w:rPr>
                <w:sz w:val="22"/>
                <w:szCs w:val="22"/>
              </w:rPr>
            </w:pPr>
          </w:p>
        </w:tc>
        <w:tc>
          <w:tcPr>
            <w:tcW w:w="688" w:type="pct"/>
          </w:tcPr>
          <w:p w14:paraId="2DB179AE" w14:textId="479FE981" w:rsidR="00E5554B" w:rsidRPr="00230D43" w:rsidRDefault="00E516CA" w:rsidP="008A2220">
            <w:pPr>
              <w:rPr>
                <w:sz w:val="22"/>
                <w:szCs w:val="22"/>
              </w:rPr>
            </w:pPr>
            <w:r>
              <w:rPr>
                <w:sz w:val="22"/>
                <w:szCs w:val="22"/>
              </w:rPr>
              <w:t xml:space="preserve">Having </w:t>
            </w:r>
            <w:r w:rsidR="00385BB5">
              <w:rPr>
                <w:sz w:val="22"/>
                <w:szCs w:val="22"/>
              </w:rPr>
              <w:t xml:space="preserve">the attendees start with activities that doesn’t require </w:t>
            </w:r>
            <w:r w:rsidR="00197C1B">
              <w:rPr>
                <w:sz w:val="22"/>
                <w:szCs w:val="22"/>
              </w:rPr>
              <w:t xml:space="preserve">the staff help until </w:t>
            </w:r>
            <w:r w:rsidR="0055215B">
              <w:rPr>
                <w:sz w:val="22"/>
                <w:szCs w:val="22"/>
              </w:rPr>
              <w:t>a new staff is hired</w:t>
            </w:r>
          </w:p>
        </w:tc>
      </w:tr>
      <w:tr w:rsidR="00E5554B" w:rsidRPr="00230D43" w14:paraId="7A8583D4" w14:textId="77777777" w:rsidTr="008A2220">
        <w:tc>
          <w:tcPr>
            <w:tcW w:w="1009" w:type="pct"/>
          </w:tcPr>
          <w:p w14:paraId="6B5EB1CB" w14:textId="67A6C175" w:rsidR="00E5554B" w:rsidRPr="00230D43" w:rsidRDefault="00C34740" w:rsidP="008A2220">
            <w:pPr>
              <w:rPr>
                <w:sz w:val="22"/>
                <w:szCs w:val="22"/>
              </w:rPr>
            </w:pPr>
            <w:r>
              <w:rPr>
                <w:sz w:val="22"/>
                <w:szCs w:val="22"/>
              </w:rPr>
              <w:t>weather</w:t>
            </w:r>
          </w:p>
        </w:tc>
        <w:tc>
          <w:tcPr>
            <w:tcW w:w="642" w:type="pct"/>
          </w:tcPr>
          <w:p w14:paraId="2AD7967C" w14:textId="0B9C07F5" w:rsidR="00E5554B" w:rsidRPr="00230D43" w:rsidRDefault="00C34740" w:rsidP="008A2220">
            <w:pPr>
              <w:rPr>
                <w:sz w:val="22"/>
                <w:szCs w:val="22"/>
              </w:rPr>
            </w:pPr>
            <w:r>
              <w:rPr>
                <w:sz w:val="22"/>
                <w:szCs w:val="22"/>
              </w:rPr>
              <w:t>execution</w:t>
            </w:r>
          </w:p>
        </w:tc>
        <w:tc>
          <w:tcPr>
            <w:tcW w:w="642" w:type="pct"/>
          </w:tcPr>
          <w:p w14:paraId="2BB4CF84" w14:textId="1FEAA228" w:rsidR="00E5554B" w:rsidRPr="00230D43" w:rsidRDefault="00807504" w:rsidP="008A2220">
            <w:pPr>
              <w:rPr>
                <w:sz w:val="22"/>
                <w:szCs w:val="22"/>
              </w:rPr>
            </w:pPr>
            <w:r>
              <w:rPr>
                <w:sz w:val="22"/>
                <w:szCs w:val="22"/>
              </w:rPr>
              <w:t xml:space="preserve">The weather gets </w:t>
            </w:r>
            <w:proofErr w:type="gramStart"/>
            <w:r>
              <w:rPr>
                <w:sz w:val="22"/>
                <w:szCs w:val="22"/>
              </w:rPr>
              <w:t>really bad</w:t>
            </w:r>
            <w:proofErr w:type="gramEnd"/>
          </w:p>
        </w:tc>
        <w:tc>
          <w:tcPr>
            <w:tcW w:w="642" w:type="pct"/>
          </w:tcPr>
          <w:p w14:paraId="5289C4D5" w14:textId="44DF4DD4" w:rsidR="00E5554B" w:rsidRPr="00230D43" w:rsidRDefault="000E2CD5" w:rsidP="008A2220">
            <w:pPr>
              <w:rPr>
                <w:sz w:val="22"/>
                <w:szCs w:val="22"/>
              </w:rPr>
            </w:pPr>
            <w:r>
              <w:rPr>
                <w:sz w:val="22"/>
                <w:szCs w:val="22"/>
              </w:rPr>
              <w:t>low</w:t>
            </w:r>
          </w:p>
        </w:tc>
        <w:tc>
          <w:tcPr>
            <w:tcW w:w="642" w:type="pct"/>
          </w:tcPr>
          <w:p w14:paraId="0A50FCF8" w14:textId="3A05AF06" w:rsidR="00E5554B" w:rsidRPr="00230D43" w:rsidRDefault="000E2CD5" w:rsidP="008A2220">
            <w:pPr>
              <w:rPr>
                <w:sz w:val="22"/>
                <w:szCs w:val="22"/>
              </w:rPr>
            </w:pPr>
            <w:r>
              <w:rPr>
                <w:sz w:val="22"/>
                <w:szCs w:val="22"/>
              </w:rPr>
              <w:t>low</w:t>
            </w:r>
          </w:p>
        </w:tc>
        <w:tc>
          <w:tcPr>
            <w:tcW w:w="734" w:type="pct"/>
          </w:tcPr>
          <w:p w14:paraId="6005648C" w14:textId="42F9EFAB" w:rsidR="00E5554B" w:rsidRPr="00230D43" w:rsidRDefault="00707D6C" w:rsidP="008A2220">
            <w:pPr>
              <w:rPr>
                <w:sz w:val="22"/>
                <w:szCs w:val="22"/>
              </w:rPr>
            </w:pPr>
            <w:r>
              <w:rPr>
                <w:sz w:val="22"/>
                <w:szCs w:val="22"/>
              </w:rPr>
              <w:t>Keeping an</w:t>
            </w:r>
            <w:r w:rsidR="00A76D45">
              <w:rPr>
                <w:sz w:val="22"/>
                <w:szCs w:val="22"/>
              </w:rPr>
              <w:t xml:space="preserve"> eye on weather news</w:t>
            </w:r>
          </w:p>
        </w:tc>
        <w:tc>
          <w:tcPr>
            <w:tcW w:w="688" w:type="pct"/>
          </w:tcPr>
          <w:p w14:paraId="49EF4060" w14:textId="3E55D45A" w:rsidR="00E5554B" w:rsidRPr="00230D43" w:rsidRDefault="001123E1" w:rsidP="008A2220">
            <w:pPr>
              <w:rPr>
                <w:sz w:val="22"/>
                <w:szCs w:val="22"/>
              </w:rPr>
            </w:pPr>
            <w:r>
              <w:rPr>
                <w:sz w:val="22"/>
                <w:szCs w:val="22"/>
              </w:rPr>
              <w:t xml:space="preserve">Doing indoor activities first </w:t>
            </w:r>
            <w:r w:rsidR="001E0D75">
              <w:rPr>
                <w:sz w:val="22"/>
                <w:szCs w:val="22"/>
              </w:rPr>
              <w:t>whil</w:t>
            </w:r>
            <w:r w:rsidR="001E0D75">
              <w:t>e</w:t>
            </w:r>
            <w:r>
              <w:rPr>
                <w:sz w:val="22"/>
                <w:szCs w:val="22"/>
              </w:rPr>
              <w:t xml:space="preserve"> the weather gets better</w:t>
            </w:r>
          </w:p>
        </w:tc>
      </w:tr>
      <w:tr w:rsidR="00E5554B" w:rsidRPr="00230D43" w14:paraId="6FCBE571" w14:textId="77777777" w:rsidTr="008A2220">
        <w:tc>
          <w:tcPr>
            <w:tcW w:w="1009" w:type="pct"/>
          </w:tcPr>
          <w:p w14:paraId="6F1F5DDD" w14:textId="0D866798" w:rsidR="00E5554B" w:rsidRPr="00230D43" w:rsidRDefault="00A84428" w:rsidP="008A2220">
            <w:pPr>
              <w:rPr>
                <w:sz w:val="22"/>
                <w:szCs w:val="22"/>
              </w:rPr>
            </w:pPr>
            <w:r>
              <w:rPr>
                <w:sz w:val="22"/>
                <w:szCs w:val="22"/>
              </w:rPr>
              <w:t>financial</w:t>
            </w:r>
          </w:p>
        </w:tc>
        <w:tc>
          <w:tcPr>
            <w:tcW w:w="642" w:type="pct"/>
          </w:tcPr>
          <w:p w14:paraId="2160DF3F" w14:textId="0D08EE44" w:rsidR="00E5554B" w:rsidRPr="00230D43" w:rsidRDefault="00396958" w:rsidP="008A2220">
            <w:pPr>
              <w:rPr>
                <w:sz w:val="22"/>
                <w:szCs w:val="22"/>
              </w:rPr>
            </w:pPr>
            <w:r>
              <w:rPr>
                <w:sz w:val="22"/>
                <w:szCs w:val="22"/>
              </w:rPr>
              <w:t>planning</w:t>
            </w:r>
          </w:p>
        </w:tc>
        <w:tc>
          <w:tcPr>
            <w:tcW w:w="642" w:type="pct"/>
          </w:tcPr>
          <w:p w14:paraId="1C614663" w14:textId="673517D7" w:rsidR="00E5554B" w:rsidRPr="00230D43" w:rsidRDefault="008341DA" w:rsidP="008A2220">
            <w:pPr>
              <w:rPr>
                <w:sz w:val="22"/>
                <w:szCs w:val="22"/>
              </w:rPr>
            </w:pPr>
            <w:r>
              <w:rPr>
                <w:sz w:val="22"/>
                <w:szCs w:val="22"/>
              </w:rPr>
              <w:t>Unexpected additional cost to the event</w:t>
            </w:r>
          </w:p>
        </w:tc>
        <w:tc>
          <w:tcPr>
            <w:tcW w:w="642" w:type="pct"/>
          </w:tcPr>
          <w:p w14:paraId="5AD5F6EA" w14:textId="1022B0B9" w:rsidR="00E5554B" w:rsidRPr="00230D43" w:rsidRDefault="00FA7D0F" w:rsidP="008A2220">
            <w:pPr>
              <w:rPr>
                <w:sz w:val="22"/>
                <w:szCs w:val="22"/>
              </w:rPr>
            </w:pPr>
            <w:r>
              <w:rPr>
                <w:sz w:val="22"/>
                <w:szCs w:val="22"/>
              </w:rPr>
              <w:t>medium</w:t>
            </w:r>
          </w:p>
        </w:tc>
        <w:tc>
          <w:tcPr>
            <w:tcW w:w="642" w:type="pct"/>
          </w:tcPr>
          <w:p w14:paraId="5D6E5CA0" w14:textId="05FC0636" w:rsidR="00E5554B" w:rsidRPr="00230D43" w:rsidRDefault="00FA7D0F" w:rsidP="008A2220">
            <w:pPr>
              <w:rPr>
                <w:sz w:val="22"/>
                <w:szCs w:val="22"/>
              </w:rPr>
            </w:pPr>
            <w:r>
              <w:rPr>
                <w:sz w:val="22"/>
                <w:szCs w:val="22"/>
              </w:rPr>
              <w:t>medium</w:t>
            </w:r>
          </w:p>
        </w:tc>
        <w:tc>
          <w:tcPr>
            <w:tcW w:w="734" w:type="pct"/>
          </w:tcPr>
          <w:p w14:paraId="6DE45C5C" w14:textId="5299B362" w:rsidR="00E5554B" w:rsidRPr="00230D43" w:rsidRDefault="00DB655C" w:rsidP="008A2220">
            <w:pPr>
              <w:rPr>
                <w:sz w:val="22"/>
                <w:szCs w:val="22"/>
              </w:rPr>
            </w:pPr>
            <w:r>
              <w:rPr>
                <w:sz w:val="22"/>
                <w:szCs w:val="22"/>
              </w:rPr>
              <w:t xml:space="preserve">Regular checkups on budget </w:t>
            </w:r>
            <w:r w:rsidR="00AE6694">
              <w:rPr>
                <w:sz w:val="22"/>
                <w:szCs w:val="22"/>
              </w:rPr>
              <w:t>and always looking for cheaper alternatives</w:t>
            </w:r>
          </w:p>
        </w:tc>
        <w:tc>
          <w:tcPr>
            <w:tcW w:w="688" w:type="pct"/>
          </w:tcPr>
          <w:p w14:paraId="6CB82763" w14:textId="4FF5DC7F" w:rsidR="00E5554B" w:rsidRPr="00230D43" w:rsidRDefault="00733158" w:rsidP="008A2220">
            <w:pPr>
              <w:rPr>
                <w:sz w:val="22"/>
                <w:szCs w:val="22"/>
              </w:rPr>
            </w:pPr>
            <w:r>
              <w:rPr>
                <w:sz w:val="22"/>
                <w:szCs w:val="22"/>
              </w:rPr>
              <w:t xml:space="preserve">If it happens </w:t>
            </w:r>
            <w:proofErr w:type="gramStart"/>
            <w:r>
              <w:rPr>
                <w:sz w:val="22"/>
                <w:szCs w:val="22"/>
              </w:rPr>
              <w:t>look into</w:t>
            </w:r>
            <w:proofErr w:type="gramEnd"/>
            <w:r>
              <w:rPr>
                <w:sz w:val="22"/>
                <w:szCs w:val="22"/>
              </w:rPr>
              <w:t xml:space="preserve"> alternatives and contact stakeholders for financial discussions to address the problem</w:t>
            </w:r>
          </w:p>
        </w:tc>
      </w:tr>
    </w:tbl>
    <w:p w14:paraId="3DA41F88" w14:textId="77777777" w:rsidR="00992BBF" w:rsidRDefault="00992BBF">
      <w:pPr>
        <w:rPr>
          <w:rFonts w:ascii="Times New Roman" w:hAnsi="Times New Roman" w:cs="Times New Roman"/>
          <w:b/>
          <w:bCs/>
          <w:color w:val="000000"/>
          <w:sz w:val="24"/>
          <w:szCs w:val="24"/>
        </w:rPr>
      </w:pPr>
    </w:p>
    <w:p w14:paraId="4085E3CD" w14:textId="0C19321C" w:rsidR="005B5DF6" w:rsidRDefault="005B5DF6" w:rsidP="006B3D63">
      <w:pPr>
        <w:pStyle w:val="Heading1"/>
        <w:rPr>
          <w:rFonts w:ascii="Times New Roman" w:hAnsi="Times New Roman" w:cs="Times New Roman"/>
          <w:b/>
          <w:bCs/>
          <w:color w:val="000000"/>
          <w:sz w:val="24"/>
          <w:szCs w:val="24"/>
        </w:rPr>
      </w:pPr>
      <w:bookmarkStart w:id="33" w:name="_Toc166617245"/>
      <w:r>
        <w:t>Budget Summary</w:t>
      </w:r>
      <w:bookmarkEnd w:id="33"/>
      <w:r>
        <w:t xml:space="preserve"> </w:t>
      </w:r>
    </w:p>
    <w:p w14:paraId="253F748A" w14:textId="77777777" w:rsidR="005B5DF6" w:rsidRDefault="005B5DF6">
      <w:pPr>
        <w:rPr>
          <w:rFonts w:ascii="Times New Roman" w:hAnsi="Times New Roman" w:cs="Times New Roman"/>
          <w:b/>
          <w:bCs/>
          <w:color w:val="000000"/>
          <w:sz w:val="24"/>
          <w:szCs w:val="24"/>
        </w:rPr>
      </w:pPr>
    </w:p>
    <w:p w14:paraId="4E4C8AE2" w14:textId="77777777" w:rsidR="005B5DF6" w:rsidRDefault="005B5DF6">
      <w:pPr>
        <w:rPr>
          <w:rFonts w:ascii="Times New Roman" w:hAnsi="Times New Roman" w:cs="Times New Roman"/>
          <w:b/>
          <w:bCs/>
          <w:color w:val="000000"/>
          <w:sz w:val="24"/>
          <w:szCs w:val="24"/>
        </w:rPr>
      </w:pPr>
    </w:p>
    <w:p w14:paraId="1ACC4C9A" w14:textId="77777777" w:rsidR="005B5DF6" w:rsidRDefault="005B5DF6">
      <w:pPr>
        <w:rPr>
          <w:rFonts w:ascii="Times New Roman" w:hAnsi="Times New Roman" w:cs="Times New Roman"/>
          <w:b/>
          <w:bCs/>
          <w:color w:val="000000"/>
          <w:sz w:val="24"/>
          <w:szCs w:val="24"/>
        </w:rPr>
      </w:pPr>
    </w:p>
    <w:p w14:paraId="24E229DF" w14:textId="78D71772" w:rsidR="005B5DF6" w:rsidRDefault="00246B1C" w:rsidP="005B5DF6">
      <w:pPr>
        <w:jc w:val="center"/>
        <w:rPr>
          <w:rFonts w:ascii="Times New Roman" w:hAnsi="Times New Roman" w:cs="Times New Roman"/>
          <w:b/>
          <w:bCs/>
          <w:color w:val="000000"/>
          <w:sz w:val="24"/>
          <w:szCs w:val="24"/>
        </w:rPr>
      </w:pPr>
      <w:r>
        <w:rPr>
          <w:lang w:val="en-US" w:eastAsia="en-US"/>
        </w:rPr>
        <w:drawing>
          <wp:inline distT="0" distB="0" distL="0" distR="0" wp14:anchorId="6EAB6B4B" wp14:editId="4F1A5567">
            <wp:extent cx="4944165" cy="5953654"/>
            <wp:effectExtent l="0" t="0" r="8890" b="8890"/>
            <wp:docPr id="31365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944165" cy="5953654"/>
                    </a:xfrm>
                    <a:prstGeom prst="rect">
                      <a:avLst/>
                    </a:prstGeom>
                  </pic:spPr>
                </pic:pic>
              </a:graphicData>
            </a:graphic>
          </wp:inline>
        </w:drawing>
      </w:r>
    </w:p>
    <w:p w14:paraId="5D72A74C" w14:textId="77777777" w:rsidR="005B5DF6" w:rsidRDefault="005B5DF6">
      <w:pPr>
        <w:rPr>
          <w:rFonts w:ascii="Times New Roman" w:hAnsi="Times New Roman" w:cs="Times New Roman"/>
          <w:b/>
          <w:bCs/>
          <w:color w:val="000000"/>
          <w:sz w:val="24"/>
          <w:szCs w:val="24"/>
        </w:rPr>
      </w:pPr>
    </w:p>
    <w:p w14:paraId="2C2A3458" w14:textId="77777777" w:rsidR="005B5DF6" w:rsidRDefault="005B5DF6">
      <w:pPr>
        <w:rPr>
          <w:rFonts w:ascii="Times New Roman" w:hAnsi="Times New Roman" w:cs="Times New Roman"/>
          <w:b/>
          <w:bCs/>
          <w:color w:val="000000"/>
          <w:sz w:val="24"/>
          <w:szCs w:val="24"/>
        </w:rPr>
      </w:pPr>
    </w:p>
    <w:p w14:paraId="3987C079" w14:textId="77777777" w:rsidR="00173024" w:rsidRDefault="00173024">
      <w:pPr>
        <w:rPr>
          <w:rFonts w:ascii="Times New Roman" w:hAnsi="Times New Roman" w:cs="Times New Roman"/>
          <w:b/>
          <w:bCs/>
          <w:color w:val="000000"/>
          <w:sz w:val="24"/>
          <w:szCs w:val="24"/>
        </w:rPr>
      </w:pPr>
      <w:r w:rsidRPr="0F618A16">
        <w:rPr>
          <w:rFonts w:ascii="Times New Roman" w:hAnsi="Times New Roman" w:cs="Times New Roman"/>
          <w:b/>
          <w:bCs/>
          <w:color w:val="000000" w:themeColor="text1"/>
          <w:sz w:val="24"/>
          <w:szCs w:val="24"/>
        </w:rPr>
        <w:br w:type="page"/>
      </w:r>
    </w:p>
    <w:p w14:paraId="08698F8F" w14:textId="77777777" w:rsidR="006A7F2E" w:rsidRDefault="0027095D" w:rsidP="00CF0253">
      <w:pPr>
        <w:rPr>
          <w:rFonts w:ascii="Times New Roman" w:hAnsi="Times New Roman" w:cs="Times New Roman"/>
          <w:b/>
          <w:bCs/>
          <w:color w:val="000000"/>
          <w:sz w:val="24"/>
          <w:szCs w:val="24"/>
        </w:rPr>
      </w:pPr>
      <w:proofErr w:type="spellStart"/>
      <w:r w:rsidRPr="0F618A16">
        <w:rPr>
          <w:rFonts w:ascii="Times New Roman" w:hAnsi="Times New Roman" w:cs="Times New Roman"/>
          <w:b/>
          <w:bCs/>
          <w:color w:val="000000" w:themeColor="text1"/>
          <w:sz w:val="24"/>
          <w:szCs w:val="24"/>
        </w:rPr>
        <w:lastRenderedPageBreak/>
        <w:t>R</w:t>
      </w:r>
      <w:r w:rsidR="00CF0253" w:rsidRPr="0F618A16">
        <w:rPr>
          <w:rFonts w:ascii="Times New Roman" w:hAnsi="Times New Roman" w:cs="Times New Roman"/>
          <w:b/>
          <w:bCs/>
          <w:color w:val="000000" w:themeColor="text1"/>
          <w:sz w:val="24"/>
          <w:szCs w:val="24"/>
        </w:rPr>
        <w:t>ef</w:t>
      </w:r>
      <w:r w:rsidR="005429A1" w:rsidRPr="0F618A16">
        <w:rPr>
          <w:rFonts w:ascii="Times New Roman" w:hAnsi="Times New Roman" w:cs="Times New Roman"/>
          <w:b/>
          <w:bCs/>
          <w:color w:val="000000" w:themeColor="text1"/>
          <w:sz w:val="24"/>
          <w:szCs w:val="24"/>
        </w:rPr>
        <w:t>erenc</w:t>
      </w:r>
      <w:proofErr w:type="spellEnd"/>
      <w:r w:rsidRPr="0F618A16">
        <w:rPr>
          <w:rFonts w:ascii="Times New Roman" w:hAnsi="Times New Roman" w:cs="Times New Roman"/>
          <w:b/>
          <w:bCs/>
          <w:color w:val="000000" w:themeColor="text1"/>
          <w:sz w:val="24"/>
          <w:szCs w:val="24"/>
        </w:rPr>
        <w:t xml:space="preserve"> part I</w:t>
      </w:r>
    </w:p>
    <w:p w14:paraId="7FF3CB1E" w14:textId="1C92F2B2" w:rsidR="00AC0759" w:rsidRDefault="00AC0759" w:rsidP="00AC0759">
      <w:pPr>
        <w:pStyle w:val="NormalWeb"/>
        <w:spacing w:before="0" w:beforeAutospacing="0" w:after="0" w:afterAutospacing="0" w:line="360" w:lineRule="atLeast"/>
        <w:rPr>
          <w:rFonts w:ascii="Calibri" w:hAnsi="Calibri" w:cs="Calibri"/>
          <w:color w:val="000000"/>
          <w:sz w:val="27"/>
          <w:szCs w:val="27"/>
        </w:rPr>
      </w:pPr>
      <w:r>
        <w:rPr>
          <w:b/>
          <w:bCs/>
          <w:color w:val="000000"/>
        </w:rPr>
        <w:t>(</w:t>
      </w:r>
      <w:r w:rsidR="002C3E1A">
        <w:rPr>
          <w:b/>
          <w:bCs/>
          <w:color w:val="000000"/>
        </w:rPr>
        <w:t>3</w:t>
      </w:r>
      <w:r>
        <w:rPr>
          <w:b/>
          <w:bCs/>
          <w:color w:val="000000"/>
        </w:rPr>
        <w:t>)</w:t>
      </w:r>
      <w:r w:rsidRPr="00AC0759">
        <w:rPr>
          <w:rFonts w:ascii="Calibri" w:hAnsi="Calibri" w:cs="Calibri"/>
          <w:color w:val="000000"/>
          <w:sz w:val="27"/>
          <w:szCs w:val="27"/>
        </w:rPr>
        <w:t xml:space="preserve"> </w:t>
      </w:r>
      <w:r>
        <w:rPr>
          <w:rFonts w:ascii="Calibri" w:hAnsi="Calibri" w:cs="Calibri"/>
          <w:color w:val="000000"/>
          <w:sz w:val="27"/>
          <w:szCs w:val="27"/>
        </w:rPr>
        <w:t>A-speakers. (n.d.). </w:t>
      </w:r>
      <w:r>
        <w:rPr>
          <w:rFonts w:ascii="Calibri" w:hAnsi="Calibri" w:cs="Calibri"/>
          <w:i/>
          <w:iCs/>
          <w:color w:val="000000"/>
          <w:sz w:val="27"/>
          <w:szCs w:val="27"/>
        </w:rPr>
        <w:t>Duncan Stevens</w:t>
      </w:r>
      <w:r>
        <w:rPr>
          <w:rFonts w:ascii="Calibri" w:hAnsi="Calibri" w:cs="Calibri"/>
          <w:color w:val="000000"/>
          <w:sz w:val="27"/>
          <w:szCs w:val="27"/>
        </w:rPr>
        <w:t>. [online] Available at: https://www.a-speakers.com/speakers/duncan-stevens/ [Accessed 1 May 2024].</w:t>
      </w:r>
    </w:p>
    <w:p w14:paraId="46C447C4" w14:textId="77777777" w:rsidR="00AC0759" w:rsidRDefault="00AC0759" w:rsidP="00AC0759">
      <w:pPr>
        <w:pStyle w:val="NormalWeb"/>
        <w:rPr>
          <w:rFonts w:ascii="Calibri" w:hAnsi="Calibri" w:cs="Calibri"/>
          <w:color w:val="000000"/>
          <w:sz w:val="27"/>
          <w:szCs w:val="27"/>
        </w:rPr>
      </w:pPr>
      <w:r>
        <w:rPr>
          <w:rFonts w:ascii="Calibri" w:hAnsi="Calibri" w:cs="Calibri"/>
          <w:color w:val="000000"/>
          <w:sz w:val="27"/>
          <w:szCs w:val="27"/>
        </w:rPr>
        <w:t>‌</w:t>
      </w:r>
    </w:p>
    <w:p w14:paraId="642A8AD7" w14:textId="4A53DCA1" w:rsidR="00B74F81" w:rsidRDefault="00023BE5" w:rsidP="00B74F81">
      <w:pPr>
        <w:pStyle w:val="NormalWeb"/>
        <w:spacing w:before="0" w:beforeAutospacing="0" w:after="0" w:afterAutospacing="0" w:line="360" w:lineRule="atLeast"/>
        <w:rPr>
          <w:rFonts w:ascii="Calibri" w:hAnsi="Calibri" w:cs="Calibri"/>
          <w:color w:val="000000"/>
          <w:sz w:val="27"/>
          <w:szCs w:val="27"/>
        </w:rPr>
      </w:pPr>
      <w:r>
        <w:rPr>
          <w:b/>
          <w:bCs/>
          <w:color w:val="000000"/>
        </w:rPr>
        <w:t>(</w:t>
      </w:r>
      <w:r w:rsidR="002C3E1A">
        <w:rPr>
          <w:b/>
          <w:bCs/>
          <w:color w:val="000000"/>
        </w:rPr>
        <w:t>4</w:t>
      </w:r>
      <w:r>
        <w:rPr>
          <w:b/>
          <w:bCs/>
          <w:color w:val="000000"/>
        </w:rPr>
        <w:t>)</w:t>
      </w:r>
      <w:r w:rsidR="00B74F81" w:rsidRPr="00B74F81">
        <w:rPr>
          <w:rFonts w:ascii="Calibri" w:hAnsi="Calibri" w:cs="Calibri"/>
          <w:color w:val="000000"/>
          <w:sz w:val="27"/>
          <w:szCs w:val="27"/>
        </w:rPr>
        <w:t xml:space="preserve"> </w:t>
      </w:r>
      <w:r w:rsidR="00B74F81">
        <w:rPr>
          <w:rFonts w:ascii="Calibri" w:hAnsi="Calibri" w:cs="Calibri"/>
          <w:color w:val="000000"/>
          <w:sz w:val="27"/>
          <w:szCs w:val="27"/>
        </w:rPr>
        <w:t>omny.fm. (n.d.). </w:t>
      </w:r>
      <w:r w:rsidR="00B74F81">
        <w:rPr>
          <w:rFonts w:ascii="Calibri" w:hAnsi="Calibri" w:cs="Calibri"/>
          <w:i/>
          <w:iCs/>
          <w:color w:val="000000"/>
          <w:sz w:val="27"/>
          <w:szCs w:val="27"/>
        </w:rPr>
        <w:t xml:space="preserve">In-Conversation with Motivational Speaker </w:t>
      </w:r>
      <w:proofErr w:type="spellStart"/>
      <w:r w:rsidR="00B74F81">
        <w:rPr>
          <w:rFonts w:ascii="Calibri" w:hAnsi="Calibri" w:cs="Calibri"/>
          <w:i/>
          <w:iCs/>
          <w:color w:val="000000"/>
          <w:sz w:val="27"/>
          <w:szCs w:val="27"/>
        </w:rPr>
        <w:t>Dr.</w:t>
      </w:r>
      <w:proofErr w:type="spellEnd"/>
      <w:r w:rsidR="00B74F81">
        <w:rPr>
          <w:rFonts w:ascii="Calibri" w:hAnsi="Calibri" w:cs="Calibri"/>
          <w:i/>
          <w:iCs/>
          <w:color w:val="000000"/>
          <w:sz w:val="27"/>
          <w:szCs w:val="27"/>
        </w:rPr>
        <w:t xml:space="preserve"> Suresh </w:t>
      </w:r>
      <w:proofErr w:type="spellStart"/>
      <w:r w:rsidR="00B74F81">
        <w:rPr>
          <w:rFonts w:ascii="Calibri" w:hAnsi="Calibri" w:cs="Calibri"/>
          <w:i/>
          <w:iCs/>
          <w:color w:val="000000"/>
          <w:sz w:val="27"/>
          <w:szCs w:val="27"/>
        </w:rPr>
        <w:t>Devnani</w:t>
      </w:r>
      <w:proofErr w:type="spellEnd"/>
      <w:r w:rsidR="00B74F81">
        <w:rPr>
          <w:rFonts w:ascii="Calibri" w:hAnsi="Calibri" w:cs="Calibri"/>
          <w:i/>
          <w:iCs/>
          <w:color w:val="000000"/>
          <w:sz w:val="27"/>
          <w:szCs w:val="27"/>
        </w:rPr>
        <w:t xml:space="preserve"> - Dubai Eye 103.8</w:t>
      </w:r>
      <w:r w:rsidR="00B74F81">
        <w:rPr>
          <w:rFonts w:ascii="Calibri" w:hAnsi="Calibri" w:cs="Calibri"/>
          <w:color w:val="000000"/>
          <w:sz w:val="27"/>
          <w:szCs w:val="27"/>
        </w:rPr>
        <w:t>. [online] Available at: https://omny.fm/shows/dubai-eye/in-conversation-with-motivational-speaker-doctor-d [Accessed 1</w:t>
      </w:r>
      <w:r w:rsidR="00706FE4">
        <w:rPr>
          <w:rFonts w:ascii="Calibri" w:hAnsi="Calibri" w:cs="Calibri"/>
          <w:color w:val="000000"/>
          <w:sz w:val="27"/>
          <w:szCs w:val="27"/>
        </w:rPr>
        <w:t>1</w:t>
      </w:r>
      <w:r w:rsidR="00B74F81">
        <w:rPr>
          <w:rFonts w:ascii="Calibri" w:hAnsi="Calibri" w:cs="Calibri"/>
          <w:color w:val="000000"/>
          <w:sz w:val="27"/>
          <w:szCs w:val="27"/>
        </w:rPr>
        <w:t>May 2024].</w:t>
      </w:r>
    </w:p>
    <w:p w14:paraId="4F1D3B49" w14:textId="77777777" w:rsidR="00B74F81" w:rsidRDefault="00B74F81" w:rsidP="00B74F81">
      <w:pPr>
        <w:pStyle w:val="NormalWeb"/>
        <w:rPr>
          <w:rFonts w:ascii="Calibri" w:hAnsi="Calibri" w:cs="Calibri"/>
          <w:color w:val="000000"/>
          <w:sz w:val="27"/>
          <w:szCs w:val="27"/>
        </w:rPr>
      </w:pPr>
      <w:r>
        <w:rPr>
          <w:rFonts w:ascii="Calibri" w:hAnsi="Calibri" w:cs="Calibri"/>
          <w:color w:val="000000"/>
          <w:sz w:val="27"/>
          <w:szCs w:val="27"/>
        </w:rPr>
        <w:t>‌</w:t>
      </w:r>
    </w:p>
    <w:p w14:paraId="1761DD18" w14:textId="17CE8616" w:rsidR="009150EA" w:rsidRDefault="005942E3" w:rsidP="009150EA">
      <w:pPr>
        <w:pStyle w:val="NormalWeb"/>
        <w:spacing w:before="0" w:beforeAutospacing="0" w:after="0" w:afterAutospacing="0" w:line="360" w:lineRule="atLeast"/>
        <w:rPr>
          <w:rFonts w:ascii="Calibri" w:hAnsi="Calibri" w:cs="Calibri"/>
          <w:color w:val="000000"/>
          <w:sz w:val="27"/>
          <w:szCs w:val="27"/>
        </w:rPr>
      </w:pPr>
      <w:r>
        <w:rPr>
          <w:b/>
          <w:bCs/>
          <w:color w:val="000000"/>
        </w:rPr>
        <w:t>(</w:t>
      </w:r>
      <w:r w:rsidR="002C3E1A">
        <w:rPr>
          <w:b/>
          <w:bCs/>
          <w:color w:val="000000"/>
        </w:rPr>
        <w:t>5</w:t>
      </w:r>
      <w:r w:rsidR="005D1145" w:rsidRPr="005D1145">
        <w:t xml:space="preserve"> </w:t>
      </w:r>
      <w:r w:rsidR="009150EA">
        <w:rPr>
          <w:rFonts w:ascii="Calibri" w:hAnsi="Calibri" w:cs="Calibri"/>
          <w:color w:val="000000"/>
          <w:sz w:val="27"/>
          <w:szCs w:val="27"/>
        </w:rPr>
        <w:t>SPEAKING.com Keynote Speakers Bureau. (n.d.). </w:t>
      </w:r>
      <w:r w:rsidR="009150EA">
        <w:rPr>
          <w:rFonts w:ascii="Calibri" w:hAnsi="Calibri" w:cs="Calibri"/>
          <w:i/>
          <w:iCs/>
          <w:color w:val="000000"/>
          <w:sz w:val="27"/>
          <w:szCs w:val="27"/>
        </w:rPr>
        <w:t>Kevin Abdulrahman | Speaker Agency, Speaking Fee, Videos</w:t>
      </w:r>
      <w:r w:rsidR="009150EA">
        <w:rPr>
          <w:rFonts w:ascii="Calibri" w:hAnsi="Calibri" w:cs="Calibri"/>
          <w:color w:val="000000"/>
          <w:sz w:val="27"/>
          <w:szCs w:val="27"/>
        </w:rPr>
        <w:t xml:space="preserve">. [online] Available at: </w:t>
      </w:r>
      <w:hyperlink r:id="rId27" w:history="1">
        <w:r w:rsidR="002C3E1A" w:rsidRPr="00C564BB">
          <w:rPr>
            <w:rStyle w:val="Hyperlink"/>
            <w:rFonts w:ascii="Calibri" w:hAnsi="Calibri" w:cs="Calibri"/>
            <w:sz w:val="27"/>
            <w:szCs w:val="27"/>
          </w:rPr>
          <w:t>https://speaking.com/speakers/kevin-abdulrahman/</w:t>
        </w:r>
      </w:hyperlink>
      <w:r w:rsidR="009150EA">
        <w:rPr>
          <w:rFonts w:ascii="Calibri" w:hAnsi="Calibri" w:cs="Calibri"/>
          <w:color w:val="000000"/>
          <w:sz w:val="27"/>
          <w:szCs w:val="27"/>
        </w:rPr>
        <w:t>.</w:t>
      </w:r>
      <w:ins w:id="34" w:author="Microsoft Word" w:date="2024-05-14T22:09:00Z">
        <w:r w:rsidR="002C3E1A">
          <w:rPr>
            <w:rFonts w:ascii="Calibri" w:hAnsi="Calibri" w:cs="Calibri"/>
            <w:color w:val="000000"/>
            <w:sz w:val="27"/>
            <w:szCs w:val="27"/>
          </w:rPr>
          <w:fldChar w:fldCharType="begin"/>
        </w:r>
        <w:r w:rsidR="002C3E1A">
          <w:rPr>
            <w:rFonts w:ascii="Calibri" w:hAnsi="Calibri" w:cs="Calibri"/>
            <w:color w:val="000000"/>
            <w:sz w:val="27"/>
            <w:szCs w:val="27"/>
          </w:rPr>
          <w:instrText>HYPERLINK "https://speaking.com/speakers/kevin-abdulrahman/"</w:instrText>
        </w:r>
        <w:r w:rsidR="002C3E1A">
          <w:rPr>
            <w:rFonts w:ascii="Calibri" w:hAnsi="Calibri" w:cs="Calibri"/>
            <w:color w:val="000000"/>
            <w:sz w:val="27"/>
            <w:szCs w:val="27"/>
          </w:rPr>
        </w:r>
        <w:r w:rsidR="002C3E1A">
          <w:rPr>
            <w:rFonts w:ascii="Calibri" w:hAnsi="Calibri" w:cs="Calibri"/>
            <w:color w:val="000000"/>
            <w:sz w:val="27"/>
            <w:szCs w:val="27"/>
          </w:rPr>
          <w:fldChar w:fldCharType="separate"/>
        </w:r>
        <w:r w:rsidR="002C3E1A" w:rsidRPr="00C564BB">
          <w:rPr>
            <w:rStyle w:val="Hyperlink"/>
            <w:rFonts w:ascii="Calibri" w:hAnsi="Calibri" w:cs="Calibri"/>
            <w:sz w:val="27"/>
            <w:szCs w:val="27"/>
          </w:rPr>
          <w:t>https://speaking.com/speakers/kevin-abdulrahman/</w:t>
        </w:r>
        <w:r w:rsidR="002C3E1A">
          <w:rPr>
            <w:rFonts w:ascii="Calibri" w:hAnsi="Calibri" w:cs="Calibri"/>
            <w:color w:val="000000"/>
            <w:sz w:val="27"/>
            <w:szCs w:val="27"/>
          </w:rPr>
          <w:fldChar w:fldCharType="end"/>
        </w:r>
        <w:r w:rsidR="009150EA">
          <w:rPr>
            <w:rFonts w:ascii="Calibri" w:hAnsi="Calibri" w:cs="Calibri"/>
            <w:color w:val="000000"/>
            <w:sz w:val="27"/>
            <w:szCs w:val="27"/>
          </w:rPr>
          <w:t>.</w:t>
        </w:r>
      </w:ins>
      <w:r w:rsidR="004671E2">
        <w:rPr>
          <w:rFonts w:ascii="Calibri" w:hAnsi="Calibri" w:cs="Calibri"/>
          <w:color w:val="000000"/>
          <w:sz w:val="27"/>
          <w:szCs w:val="27"/>
        </w:rPr>
        <w:t xml:space="preserve"> </w:t>
      </w:r>
      <w:ins w:id="35" w:author="Microsoft Word" w:date="2024-05-14T22:09:00Z">
        <w:r w:rsidR="00706FE4">
          <w:rPr>
            <w:rFonts w:ascii="Calibri" w:hAnsi="Calibri" w:cs="Calibri"/>
            <w:color w:val="000000"/>
            <w:sz w:val="27"/>
            <w:szCs w:val="27"/>
          </w:rPr>
          <w:t>[</w:t>
        </w:r>
      </w:ins>
      <w:ins w:id="36" w:author="Microsoft Word" w:date="2024-05-14T22:09:00Z" w16du:dateUtc="2024-05-14T19:09:00Z">
        <w:r w:rsidR="00706FE4">
          <w:rPr>
            <w:rFonts w:ascii="Calibri" w:hAnsi="Calibri" w:cs="Calibri"/>
            <w:color w:val="000000"/>
            <w:sz w:val="27"/>
            <w:szCs w:val="27"/>
          </w:rPr>
          <w:t>Accessed 11May 2024].</w:t>
        </w:r>
      </w:ins>
    </w:p>
    <w:p w14:paraId="1781349A" w14:textId="77777777" w:rsidR="002C3E1A" w:rsidRDefault="002C3E1A" w:rsidP="009150EA">
      <w:pPr>
        <w:pStyle w:val="NormalWeb"/>
        <w:spacing w:before="0" w:beforeAutospacing="0" w:after="0" w:afterAutospacing="0" w:line="360" w:lineRule="atLeast"/>
        <w:rPr>
          <w:rFonts w:ascii="Calibri" w:hAnsi="Calibri" w:cs="Calibri"/>
          <w:color w:val="000000"/>
          <w:sz w:val="27"/>
          <w:szCs w:val="27"/>
        </w:rPr>
      </w:pPr>
    </w:p>
    <w:p w14:paraId="605D75E6" w14:textId="1212B5AE" w:rsidR="002C3E1A" w:rsidRDefault="009150EA" w:rsidP="002C3E1A">
      <w:pPr>
        <w:pStyle w:val="NormalWeb"/>
        <w:spacing w:before="0" w:beforeAutospacing="0" w:after="0" w:afterAutospacing="0" w:line="360" w:lineRule="atLeast"/>
        <w:rPr>
          <w:rFonts w:ascii="Calibri" w:hAnsi="Calibri" w:cs="Calibri"/>
          <w:color w:val="000000"/>
          <w:sz w:val="27"/>
          <w:szCs w:val="27"/>
        </w:rPr>
      </w:pPr>
      <w:proofErr w:type="gramStart"/>
      <w:r>
        <w:rPr>
          <w:rFonts w:ascii="Calibri" w:hAnsi="Calibri" w:cs="Calibri"/>
          <w:color w:val="000000"/>
          <w:sz w:val="27"/>
          <w:szCs w:val="27"/>
        </w:rPr>
        <w:t>‌</w:t>
      </w:r>
      <w:r w:rsidR="002C3E1A">
        <w:rPr>
          <w:rFonts w:ascii="Calibri" w:hAnsi="Calibri" w:cs="Calibri"/>
          <w:color w:val="000000"/>
          <w:sz w:val="27"/>
          <w:szCs w:val="27"/>
        </w:rPr>
        <w:t>(</w:t>
      </w:r>
      <w:proofErr w:type="gramEnd"/>
      <w:r w:rsidR="002C3E1A">
        <w:rPr>
          <w:rFonts w:ascii="Calibri" w:hAnsi="Calibri" w:cs="Calibri"/>
          <w:color w:val="000000"/>
          <w:sz w:val="27"/>
          <w:szCs w:val="27"/>
        </w:rPr>
        <w:t>6)</w:t>
      </w:r>
      <w:r w:rsidR="002C3E1A" w:rsidRPr="002C3E1A">
        <w:rPr>
          <w:rFonts w:ascii="Calibri" w:hAnsi="Calibri" w:cs="Calibri"/>
          <w:color w:val="000000"/>
          <w:sz w:val="27"/>
          <w:szCs w:val="27"/>
        </w:rPr>
        <w:t xml:space="preserve"> </w:t>
      </w:r>
      <w:r w:rsidR="002C3E1A">
        <w:rPr>
          <w:rFonts w:ascii="Calibri" w:hAnsi="Calibri" w:cs="Calibri"/>
          <w:color w:val="000000"/>
          <w:sz w:val="27"/>
          <w:szCs w:val="27"/>
        </w:rPr>
        <w:t>Diaz, A. (2024). </w:t>
      </w:r>
      <w:proofErr w:type="spellStart"/>
      <w:r w:rsidR="002C3E1A">
        <w:rPr>
          <w:rFonts w:ascii="Calibri" w:hAnsi="Calibri" w:cs="Calibri"/>
          <w:i/>
          <w:iCs/>
          <w:color w:val="000000"/>
          <w:sz w:val="27"/>
          <w:szCs w:val="27"/>
        </w:rPr>
        <w:t>MrBeast’s</w:t>
      </w:r>
      <w:proofErr w:type="spellEnd"/>
      <w:r w:rsidR="002C3E1A">
        <w:rPr>
          <w:rFonts w:ascii="Calibri" w:hAnsi="Calibri" w:cs="Calibri"/>
          <w:i/>
          <w:iCs/>
          <w:color w:val="000000"/>
          <w:sz w:val="27"/>
          <w:szCs w:val="27"/>
        </w:rPr>
        <w:t xml:space="preserve"> latest stunt? Making the ‘greatest show possible’ with Amazon</w:t>
      </w:r>
      <w:r w:rsidR="002C3E1A">
        <w:rPr>
          <w:rFonts w:ascii="Calibri" w:hAnsi="Calibri" w:cs="Calibri"/>
          <w:color w:val="000000"/>
          <w:sz w:val="27"/>
          <w:szCs w:val="27"/>
        </w:rPr>
        <w:t xml:space="preserve">. [online] Polygon. Available at: </w:t>
      </w:r>
      <w:hyperlink r:id="rId28" w:history="1">
        <w:r w:rsidR="004671E2" w:rsidRPr="006A4A1C">
          <w:rPr>
            <w:rStyle w:val="Hyperlink"/>
            <w:rFonts w:ascii="Calibri" w:hAnsi="Calibri" w:cs="Calibri"/>
            <w:sz w:val="27"/>
            <w:szCs w:val="27"/>
          </w:rPr>
          <w:t>https://www.polygon.com/24105203/mrbeast-amazon-show-beast-games-squid-game-streaming-youtube</w:t>
        </w:r>
      </w:hyperlink>
      <w:r w:rsidR="004671E2">
        <w:rPr>
          <w:rFonts w:ascii="Calibri" w:hAnsi="Calibri" w:cs="Calibri"/>
          <w:color w:val="000000"/>
          <w:sz w:val="27"/>
          <w:szCs w:val="27"/>
        </w:rPr>
        <w:t xml:space="preserve"> </w:t>
      </w:r>
      <w:r w:rsidR="002C3E1A">
        <w:rPr>
          <w:rFonts w:ascii="Calibri" w:hAnsi="Calibri" w:cs="Calibri"/>
          <w:color w:val="000000"/>
          <w:sz w:val="27"/>
          <w:szCs w:val="27"/>
        </w:rPr>
        <w:t xml:space="preserve"> [Accessed 1</w:t>
      </w:r>
      <w:r w:rsidR="00706FE4">
        <w:rPr>
          <w:rFonts w:ascii="Calibri" w:hAnsi="Calibri" w:cs="Calibri"/>
          <w:color w:val="000000"/>
          <w:sz w:val="27"/>
          <w:szCs w:val="27"/>
        </w:rPr>
        <w:t>1</w:t>
      </w:r>
      <w:r w:rsidR="002C3E1A">
        <w:rPr>
          <w:rFonts w:ascii="Calibri" w:hAnsi="Calibri" w:cs="Calibri"/>
          <w:color w:val="000000"/>
          <w:sz w:val="27"/>
          <w:szCs w:val="27"/>
        </w:rPr>
        <w:t xml:space="preserve"> May 2024].</w:t>
      </w:r>
    </w:p>
    <w:p w14:paraId="7C80E4E6" w14:textId="77777777" w:rsidR="002C3E1A" w:rsidRDefault="002C3E1A" w:rsidP="002C3E1A">
      <w:pPr>
        <w:pStyle w:val="NormalWeb"/>
        <w:rPr>
          <w:rFonts w:ascii="Calibri" w:hAnsi="Calibri" w:cs="Calibri"/>
          <w:color w:val="000000"/>
          <w:sz w:val="27"/>
          <w:szCs w:val="27"/>
        </w:rPr>
      </w:pPr>
      <w:r>
        <w:rPr>
          <w:rFonts w:ascii="Calibri" w:hAnsi="Calibri" w:cs="Calibri"/>
          <w:color w:val="000000"/>
          <w:sz w:val="27"/>
          <w:szCs w:val="27"/>
        </w:rPr>
        <w:t>‌</w:t>
      </w:r>
    </w:p>
    <w:p w14:paraId="206BA934" w14:textId="77DA3E6B" w:rsidR="009150EA" w:rsidRDefault="009150EA" w:rsidP="009150EA">
      <w:pPr>
        <w:pStyle w:val="NormalWeb"/>
        <w:rPr>
          <w:rFonts w:ascii="Calibri" w:hAnsi="Calibri" w:cs="Calibri"/>
          <w:color w:val="000000"/>
          <w:sz w:val="27"/>
          <w:szCs w:val="27"/>
        </w:rPr>
      </w:pPr>
    </w:p>
    <w:p w14:paraId="142B1BA8" w14:textId="5D46EE4E" w:rsidR="00173024" w:rsidRDefault="00173024">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5F0121E8" w14:textId="77777777" w:rsidR="00CF0253" w:rsidRDefault="00CF0253">
      <w:pPr>
        <w:rPr>
          <w:rFonts w:ascii="Times New Roman" w:hAnsi="Times New Roman" w:cs="Times New Roman"/>
          <w:b/>
          <w:bCs/>
          <w:color w:val="000000"/>
          <w:sz w:val="24"/>
          <w:szCs w:val="24"/>
        </w:rPr>
      </w:pPr>
    </w:p>
    <w:p w14:paraId="334C2F8D" w14:textId="77777777" w:rsidR="005B5DF6" w:rsidRDefault="005B5DF6">
      <w:pPr>
        <w:rPr>
          <w:rFonts w:ascii="Times New Roman" w:hAnsi="Times New Roman" w:cs="Times New Roman"/>
          <w:b/>
          <w:bCs/>
          <w:color w:val="000000"/>
          <w:sz w:val="24"/>
          <w:szCs w:val="24"/>
        </w:rPr>
      </w:pPr>
    </w:p>
    <w:p w14:paraId="6F8CD1C0" w14:textId="77777777" w:rsidR="005B5DF6" w:rsidRDefault="005B5DF6">
      <w:pPr>
        <w:rPr>
          <w:rFonts w:ascii="Times New Roman" w:hAnsi="Times New Roman" w:cs="Times New Roman"/>
          <w:b/>
          <w:bCs/>
          <w:color w:val="000000"/>
          <w:sz w:val="24"/>
          <w:szCs w:val="24"/>
        </w:rPr>
      </w:pPr>
    </w:p>
    <w:p w14:paraId="283C8398" w14:textId="77777777" w:rsidR="005B5DF6" w:rsidRDefault="005B5DF6">
      <w:pPr>
        <w:rPr>
          <w:rFonts w:ascii="Times New Roman" w:hAnsi="Times New Roman" w:cs="Times New Roman"/>
          <w:b/>
          <w:bCs/>
          <w:color w:val="000000"/>
          <w:sz w:val="24"/>
          <w:szCs w:val="24"/>
        </w:rPr>
      </w:pPr>
    </w:p>
    <w:p w14:paraId="415A120B" w14:textId="77777777" w:rsidR="005B5DF6" w:rsidRDefault="005B5DF6">
      <w:pPr>
        <w:rPr>
          <w:rFonts w:ascii="Times New Roman" w:hAnsi="Times New Roman" w:cs="Times New Roman"/>
          <w:b/>
          <w:bCs/>
          <w:color w:val="000000"/>
          <w:sz w:val="24"/>
          <w:szCs w:val="24"/>
        </w:rPr>
      </w:pPr>
    </w:p>
    <w:p w14:paraId="559A6DE7" w14:textId="77777777" w:rsidR="005B5DF6" w:rsidRDefault="005B5DF6">
      <w:pPr>
        <w:rPr>
          <w:rFonts w:ascii="Times New Roman" w:hAnsi="Times New Roman" w:cs="Times New Roman"/>
          <w:b/>
          <w:bCs/>
          <w:color w:val="000000"/>
          <w:sz w:val="24"/>
          <w:szCs w:val="24"/>
        </w:rPr>
      </w:pPr>
    </w:p>
    <w:p w14:paraId="38A081DD" w14:textId="77777777" w:rsidR="00836ABB" w:rsidRDefault="00836ABB">
      <w:pPr>
        <w:rPr>
          <w:rFonts w:ascii="Times New Roman" w:hAnsi="Times New Roman" w:cs="Times New Roman"/>
          <w:b/>
          <w:bCs/>
          <w:color w:val="000000"/>
          <w:sz w:val="24"/>
          <w:szCs w:val="24"/>
        </w:rPr>
      </w:pPr>
    </w:p>
    <w:p w14:paraId="7F7599B6" w14:textId="43E2AFEC" w:rsidR="00836ABB" w:rsidRDefault="2EC513FB" w:rsidP="2BBC3723">
      <w:pPr>
        <w:pStyle w:val="Heading1"/>
        <w:rPr>
          <w:rFonts w:ascii="Times New Roman" w:hAnsi="Times New Roman" w:cs="Times New Roman"/>
          <w:b/>
          <w:bCs/>
          <w:color w:val="000000"/>
          <w:sz w:val="24"/>
          <w:szCs w:val="24"/>
        </w:rPr>
      </w:pPr>
      <w:bookmarkStart w:id="37" w:name="_Toc166617246"/>
      <w:r>
        <w:t xml:space="preserve">Part </w:t>
      </w:r>
      <w:r w:rsidRPr="06728F4F">
        <w:rPr>
          <w:rFonts w:ascii="Times New Roman" w:hAnsi="Times New Roman" w:cs="Times New Roman"/>
          <w:b/>
          <w:bCs/>
          <w:color w:val="000000" w:themeColor="text1"/>
          <w:sz w:val="24"/>
          <w:szCs w:val="24"/>
        </w:rPr>
        <w:t>two II</w:t>
      </w:r>
      <w:bookmarkEnd w:id="37"/>
    </w:p>
    <w:p w14:paraId="5C4BFA48" w14:textId="3277C5BF" w:rsidR="00456323" w:rsidRDefault="00456323" w:rsidP="00286A9E">
      <w:pPr>
        <w:pStyle w:val="Heading2"/>
        <w:rPr>
          <w:rFonts w:ascii="Times New Roman" w:hAnsi="Times New Roman" w:cs="Times New Roman"/>
          <w:b/>
          <w:bCs/>
          <w:color w:val="000000"/>
          <w:sz w:val="24"/>
          <w:szCs w:val="24"/>
        </w:rPr>
      </w:pPr>
      <w:bookmarkStart w:id="38" w:name="_Toc166617247"/>
      <w:r>
        <w:t>INTRODUCTION</w:t>
      </w:r>
      <w:r w:rsidR="7DC84C4E">
        <w:t>s</w:t>
      </w:r>
      <w:bookmarkEnd w:id="38"/>
    </w:p>
    <w:p w14:paraId="545178AA" w14:textId="77777777" w:rsidR="00836ABB" w:rsidRDefault="00836ABB">
      <w:pPr>
        <w:rPr>
          <w:rFonts w:ascii="Times New Roman" w:hAnsi="Times New Roman" w:cs="Times New Roman"/>
          <w:b/>
          <w:bCs/>
          <w:color w:val="000000"/>
          <w:sz w:val="24"/>
          <w:szCs w:val="24"/>
        </w:rPr>
      </w:pPr>
    </w:p>
    <w:p w14:paraId="09527FF8" w14:textId="3651C09A" w:rsidR="00836ABB" w:rsidRPr="006B3D63" w:rsidRDefault="00836ABB" w:rsidP="00836ABB">
      <w:pPr>
        <w:rPr>
          <w:sz w:val="24"/>
          <w:szCs w:val="24"/>
        </w:rPr>
      </w:pPr>
      <w:r w:rsidRPr="006B3D63">
        <w:rPr>
          <w:sz w:val="24"/>
          <w:szCs w:val="24"/>
        </w:rPr>
        <w:t xml:space="preserve">Planning a three-day training program for </w:t>
      </w:r>
      <w:r w:rsidR="0011713E" w:rsidRPr="006B3D63">
        <w:rPr>
          <w:sz w:val="24"/>
          <w:szCs w:val="24"/>
        </w:rPr>
        <w:t>ISF</w:t>
      </w:r>
      <w:r w:rsidRPr="006B3D63">
        <w:rPr>
          <w:sz w:val="24"/>
          <w:szCs w:val="24"/>
        </w:rPr>
        <w:t xml:space="preserve"> may encounter some challenges. Unforeseen expenses or financial constraints could disrupt the planning process, potentially compromising the quality of the experience and services offered. Additionally, last-minute changes in venue availability or facility-related issues may pose difficulties in finding a suitable location. Coordinating participant accommodations, travel arrangements, and other logistics could also prove challenging, impacting the overall attendee experience. Furthermore, managing the busy schedules of speakers, instructors, and participants may present scheduling challenges, potentially affecting the planned events. Finally, unforeseen errors in computer systems or data presentation could lead to delays and chaos in the schedule. The success of this event will depend on how effectively we address these potential challenges in practical application.</w:t>
      </w:r>
    </w:p>
    <w:p w14:paraId="129B3CA6" w14:textId="77777777" w:rsidR="00836ABB" w:rsidRPr="006B3D63" w:rsidRDefault="00836ABB" w:rsidP="00836ABB">
      <w:pPr>
        <w:rPr>
          <w:sz w:val="24"/>
          <w:szCs w:val="24"/>
          <w:lang w:bidi="ar-JO"/>
        </w:rPr>
      </w:pPr>
    </w:p>
    <w:p w14:paraId="03FF839D" w14:textId="5E871934" w:rsidR="00C274B2" w:rsidRPr="006B3D63" w:rsidRDefault="00AE5173" w:rsidP="008D0C4F">
      <w:pPr>
        <w:rPr>
          <w:sz w:val="24"/>
          <w:szCs w:val="24"/>
          <w:lang w:bidi="ar-JO"/>
        </w:rPr>
      </w:pPr>
      <w:r w:rsidRPr="006B3D63">
        <w:rPr>
          <w:sz w:val="24"/>
          <w:szCs w:val="24"/>
          <w:lang w:bidi="ar-JO"/>
        </w:rPr>
        <w:t xml:space="preserve">The Main problem we </w:t>
      </w:r>
      <w:r w:rsidR="00086E1C" w:rsidRPr="006B3D63">
        <w:rPr>
          <w:sz w:val="24"/>
          <w:szCs w:val="24"/>
          <w:lang w:bidi="ar-JO"/>
        </w:rPr>
        <w:t>encountered</w:t>
      </w:r>
      <w:r w:rsidRPr="006B3D63">
        <w:rPr>
          <w:sz w:val="24"/>
          <w:szCs w:val="24"/>
          <w:lang w:bidi="ar-JO"/>
        </w:rPr>
        <w:t xml:space="preserve"> was the budget </w:t>
      </w:r>
      <w:r w:rsidR="003468D2" w:rsidRPr="006B3D63">
        <w:rPr>
          <w:sz w:val="24"/>
          <w:szCs w:val="24"/>
          <w:lang w:bidi="ar-JO"/>
        </w:rPr>
        <w:t>shortage</w:t>
      </w:r>
      <w:r w:rsidR="002D2473" w:rsidRPr="006B3D63">
        <w:rPr>
          <w:sz w:val="24"/>
          <w:szCs w:val="24"/>
          <w:lang w:bidi="ar-JO"/>
        </w:rPr>
        <w:t xml:space="preserve">, </w:t>
      </w:r>
      <w:r w:rsidR="00F41D70" w:rsidRPr="006B3D63">
        <w:rPr>
          <w:sz w:val="24"/>
          <w:szCs w:val="24"/>
          <w:lang w:bidi="ar-JO"/>
        </w:rPr>
        <w:t xml:space="preserve">so analyses the situation </w:t>
      </w:r>
      <w:r w:rsidR="00BF5C4F" w:rsidRPr="006B3D63">
        <w:rPr>
          <w:sz w:val="24"/>
          <w:szCs w:val="24"/>
          <w:lang w:bidi="ar-JO"/>
        </w:rPr>
        <w:t xml:space="preserve">and </w:t>
      </w:r>
      <w:r w:rsidR="007B09CF" w:rsidRPr="006B3D63">
        <w:rPr>
          <w:sz w:val="24"/>
          <w:szCs w:val="24"/>
          <w:lang w:bidi="ar-JO"/>
        </w:rPr>
        <w:t xml:space="preserve">came up </w:t>
      </w:r>
      <w:r w:rsidR="00BF5C4F" w:rsidRPr="006B3D63">
        <w:rPr>
          <w:sz w:val="24"/>
          <w:szCs w:val="24"/>
          <w:lang w:bidi="ar-JO"/>
        </w:rPr>
        <w:t xml:space="preserve">with the ideal </w:t>
      </w:r>
      <w:r w:rsidR="00956A6C" w:rsidRPr="006B3D63">
        <w:rPr>
          <w:sz w:val="24"/>
          <w:szCs w:val="24"/>
          <w:lang w:bidi="ar-JO"/>
        </w:rPr>
        <w:t>form of it.</w:t>
      </w:r>
    </w:p>
    <w:p w14:paraId="71D93163" w14:textId="28B7CA66" w:rsidR="007442ED" w:rsidRPr="006B3D63" w:rsidRDefault="0054013B" w:rsidP="00836ABB">
      <w:pPr>
        <w:rPr>
          <w:rStyle w:val="ui-provider"/>
          <w:sz w:val="24"/>
          <w:szCs w:val="24"/>
        </w:rPr>
      </w:pPr>
      <w:r w:rsidRPr="006B3D63">
        <w:rPr>
          <w:rStyle w:val="ui-provider"/>
          <w:sz w:val="24"/>
          <w:szCs w:val="24"/>
        </w:rPr>
        <w:t>Considering</w:t>
      </w:r>
      <w:r w:rsidR="00C274B2" w:rsidRPr="006B3D63">
        <w:rPr>
          <w:rStyle w:val="ui-provider"/>
          <w:sz w:val="24"/>
          <w:szCs w:val="24"/>
        </w:rPr>
        <w:t xml:space="preserve"> our budget limitations, our ideal situation for the event is to meticulously plan and execute it, creatively optimizing resources to maintain a high-quality experience despite the 30% budget reduction. By effectively engaging our audience, ensuring top-notch speakers, and implementing engaging and memorable activities, we can still deliver an exceptional event experience within our financial constraints. This approach aligns with our objectives and ensures a successful event that creates a lasting positive impression and garners positive attendee </w:t>
      </w:r>
      <w:proofErr w:type="gramStart"/>
      <w:r w:rsidR="00C274B2" w:rsidRPr="006B3D63">
        <w:rPr>
          <w:rStyle w:val="ui-provider"/>
          <w:sz w:val="24"/>
          <w:szCs w:val="24"/>
        </w:rPr>
        <w:t>feedback</w:t>
      </w:r>
      <w:proofErr w:type="gramEnd"/>
    </w:p>
    <w:p w14:paraId="044D9A22" w14:textId="686B9509" w:rsidR="00553DEC" w:rsidRPr="006B3D63" w:rsidRDefault="00842B5B" w:rsidP="009E0E7F">
      <w:pPr>
        <w:rPr>
          <w:sz w:val="24"/>
          <w:szCs w:val="24"/>
          <w:lang w:bidi="ar-JO"/>
        </w:rPr>
      </w:pPr>
      <w:r w:rsidRPr="006B3D63">
        <w:rPr>
          <w:color w:val="FF0000"/>
          <w:sz w:val="24"/>
          <w:szCs w:val="24"/>
          <w:lang w:val="en-US" w:bidi="ar-JO"/>
        </w:rPr>
        <w:t xml:space="preserve"> </w:t>
      </w:r>
      <w:r w:rsidR="00A6679C" w:rsidRPr="006B3D63">
        <w:rPr>
          <w:sz w:val="24"/>
          <w:szCs w:val="24"/>
        </w:rPr>
        <w:t>Due to unforeseen circumstances, we are facing a 30% reduction in our budget for the event, which is impacting our ability to deliver the same level of quality and experience that we originally envisioned.</w:t>
      </w:r>
    </w:p>
    <w:p w14:paraId="6138B191" w14:textId="58A74DBE" w:rsidR="004A0C30" w:rsidRPr="006B3D63" w:rsidRDefault="00BB1690" w:rsidP="009E0E7F">
      <w:pPr>
        <w:rPr>
          <w:sz w:val="24"/>
          <w:szCs w:val="24"/>
        </w:rPr>
      </w:pPr>
      <w:r w:rsidRPr="006B3D63">
        <w:rPr>
          <w:sz w:val="24"/>
          <w:szCs w:val="24"/>
          <w:lang w:val="en-US" w:bidi="ar-JO"/>
        </w:rPr>
        <w:t>the size and scope of the problem</w:t>
      </w:r>
      <w:r w:rsidR="006C651C" w:rsidRPr="006B3D63">
        <w:rPr>
          <w:sz w:val="24"/>
          <w:szCs w:val="24"/>
        </w:rPr>
        <w:t>: The 30% budget reduction equates to a significant decrease in our financial resources, limiting our ability to secure top-tier venues, entertainment, and other crucial elements that contribute to the overall success of the event. This reduction also affects our marketing and promotional efforts, potentially impacting attendance and overall engagement.</w:t>
      </w:r>
    </w:p>
    <w:p w14:paraId="0034320D" w14:textId="66F6B4EF" w:rsidR="001E2C98" w:rsidRPr="00286A9E" w:rsidRDefault="00B73428" w:rsidP="008D0C4F">
      <w:pPr>
        <w:rPr>
          <w:rFonts w:asciiTheme="majorBidi" w:hAnsiTheme="majorBidi" w:cstheme="majorBidi"/>
          <w:sz w:val="24"/>
          <w:szCs w:val="24"/>
        </w:rPr>
      </w:pPr>
      <w:r w:rsidRPr="00286A9E">
        <w:rPr>
          <w:rFonts w:asciiTheme="majorBidi" w:hAnsiTheme="majorBidi" w:cstheme="majorBidi"/>
          <w:sz w:val="24"/>
          <w:szCs w:val="24"/>
        </w:rPr>
        <w:lastRenderedPageBreak/>
        <w:t>Given the 30% budget reduction, we're facing significant limitations in securing top-tier venues, entertainment, and other crucial elements that contribute to the event's success</w:t>
      </w:r>
      <w:r w:rsidR="00F11688" w:rsidRPr="00286A9E">
        <w:rPr>
          <w:rFonts w:asciiTheme="majorBidi" w:hAnsiTheme="majorBidi" w:cstheme="majorBidi"/>
          <w:sz w:val="24"/>
          <w:szCs w:val="24"/>
        </w:rPr>
        <w:t xml:space="preserve"> for example</w:t>
      </w:r>
      <w:r w:rsidR="002C5205" w:rsidRPr="00286A9E">
        <w:rPr>
          <w:rFonts w:asciiTheme="majorBidi" w:hAnsiTheme="majorBidi" w:cstheme="majorBidi"/>
          <w:sz w:val="24"/>
          <w:szCs w:val="24"/>
        </w:rPr>
        <w:t xml:space="preserve">: </w:t>
      </w:r>
    </w:p>
    <w:p w14:paraId="1519B305" w14:textId="79298B4F" w:rsidR="00B20F9E" w:rsidRPr="00286A9E" w:rsidRDefault="17ED5483" w:rsidP="008D0C4F">
      <w:pPr>
        <w:rPr>
          <w:rFonts w:asciiTheme="majorBidi" w:hAnsiTheme="majorBidi" w:cstheme="majorBidi"/>
          <w:sz w:val="24"/>
          <w:szCs w:val="24"/>
        </w:rPr>
      </w:pPr>
      <w:r w:rsidRPr="00286A9E">
        <w:rPr>
          <w:rFonts w:asciiTheme="majorBidi" w:hAnsiTheme="majorBidi" w:cstheme="majorBidi"/>
          <w:sz w:val="24"/>
          <w:szCs w:val="24"/>
        </w:rPr>
        <w:t>Budget limitations can profoundly impact events by restricting venue choices, reducing the scale and production quality, limiting entertainment options, hindering technological innovation, compromising logistical support, diminishing sponsorship opportunities, and impeding risk management. These constraints force organizers to make difficult decisions,</w:t>
      </w:r>
    </w:p>
    <w:p w14:paraId="2A84524E" w14:textId="7ECBC4A9" w:rsidR="00836ABB" w:rsidRPr="00706FE4" w:rsidRDefault="17ED5483">
      <w:pPr>
        <w:rPr>
          <w:rFonts w:asciiTheme="majorBidi" w:hAnsiTheme="majorBidi" w:cstheme="majorBidi"/>
          <w:sz w:val="24"/>
          <w:szCs w:val="24"/>
        </w:rPr>
      </w:pPr>
      <w:r w:rsidRPr="00286A9E">
        <w:rPr>
          <w:rFonts w:asciiTheme="majorBidi" w:hAnsiTheme="majorBidi" w:cstheme="majorBidi"/>
          <w:sz w:val="24"/>
          <w:szCs w:val="24"/>
        </w:rPr>
        <w:t xml:space="preserve"> potentially leading to compromises in attendee experience, overall professionalism, and event competitiveness</w:t>
      </w:r>
      <w:r w:rsidR="001D62DD" w:rsidRPr="00286A9E">
        <w:rPr>
          <w:rFonts w:asciiTheme="majorBidi" w:hAnsiTheme="majorBidi" w:cstheme="majorBidi"/>
          <w:sz w:val="24"/>
          <w:szCs w:val="24"/>
        </w:rPr>
        <w:t xml:space="preserve"> also no</w:t>
      </w:r>
      <w:r w:rsidR="00384F0B" w:rsidRPr="00286A9E">
        <w:rPr>
          <w:rFonts w:asciiTheme="majorBidi" w:hAnsiTheme="majorBidi" w:cstheme="majorBidi"/>
          <w:sz w:val="24"/>
          <w:szCs w:val="24"/>
        </w:rPr>
        <w:t>t</w:t>
      </w:r>
      <w:r w:rsidR="001D62DD" w:rsidRPr="00286A9E">
        <w:rPr>
          <w:rFonts w:asciiTheme="majorBidi" w:hAnsiTheme="majorBidi" w:cstheme="majorBidi"/>
          <w:sz w:val="24"/>
          <w:szCs w:val="24"/>
        </w:rPr>
        <w:t xml:space="preserve"> </w:t>
      </w:r>
      <w:r w:rsidR="00CD6B76" w:rsidRPr="00286A9E">
        <w:rPr>
          <w:rFonts w:asciiTheme="majorBidi" w:hAnsiTheme="majorBidi" w:cstheme="majorBidi"/>
          <w:sz w:val="24"/>
          <w:szCs w:val="24"/>
        </w:rPr>
        <w:t>achieving</w:t>
      </w:r>
      <w:r w:rsidR="00195822" w:rsidRPr="00286A9E">
        <w:rPr>
          <w:rFonts w:asciiTheme="majorBidi" w:hAnsiTheme="majorBidi" w:cstheme="majorBidi"/>
          <w:sz w:val="24"/>
          <w:szCs w:val="24"/>
        </w:rPr>
        <w:t xml:space="preserve"> the </w:t>
      </w:r>
      <w:r w:rsidR="4004308C" w:rsidRPr="00286A9E">
        <w:rPr>
          <w:rFonts w:asciiTheme="majorBidi" w:hAnsiTheme="majorBidi" w:cstheme="majorBidi"/>
          <w:sz w:val="24"/>
          <w:szCs w:val="24"/>
        </w:rPr>
        <w:t>expected</w:t>
      </w:r>
      <w:r w:rsidR="00195822" w:rsidRPr="00286A9E">
        <w:rPr>
          <w:rFonts w:asciiTheme="majorBidi" w:hAnsiTheme="majorBidi" w:cstheme="majorBidi"/>
          <w:sz w:val="24"/>
          <w:szCs w:val="24"/>
        </w:rPr>
        <w:t xml:space="preserve"> </w:t>
      </w:r>
      <w:r w:rsidR="00A1267C" w:rsidRPr="00286A9E">
        <w:rPr>
          <w:rFonts w:asciiTheme="majorBidi" w:hAnsiTheme="majorBidi" w:cstheme="majorBidi"/>
          <w:sz w:val="24"/>
          <w:szCs w:val="24"/>
        </w:rPr>
        <w:t xml:space="preserve">event outcomes and </w:t>
      </w:r>
      <w:r w:rsidR="0006195B" w:rsidRPr="00286A9E">
        <w:rPr>
          <w:rFonts w:asciiTheme="majorBidi" w:hAnsiTheme="majorBidi" w:cstheme="majorBidi"/>
          <w:sz w:val="24"/>
          <w:szCs w:val="24"/>
        </w:rPr>
        <w:t>objectives</w:t>
      </w:r>
      <w:r w:rsidR="7B7ED250" w:rsidRPr="00286A9E">
        <w:rPr>
          <w:rFonts w:asciiTheme="majorBidi" w:hAnsiTheme="majorBidi" w:cstheme="majorBidi"/>
          <w:sz w:val="24"/>
          <w:szCs w:val="24"/>
        </w:rPr>
        <w:t>.</w:t>
      </w:r>
    </w:p>
    <w:p w14:paraId="4B20020E" w14:textId="4A9489DA" w:rsidR="00836ABB" w:rsidRPr="00286A9E" w:rsidRDefault="00836ABB" w:rsidP="00836ABB">
      <w:pPr>
        <w:rPr>
          <w:rFonts w:asciiTheme="majorBidi" w:hAnsiTheme="majorBidi" w:cstheme="majorBidi"/>
          <w:b/>
          <w:bCs/>
          <w:sz w:val="24"/>
          <w:szCs w:val="24"/>
        </w:rPr>
      </w:pPr>
      <w:r w:rsidRPr="00286A9E">
        <w:rPr>
          <w:rFonts w:asciiTheme="majorBidi" w:hAnsiTheme="majorBidi" w:cstheme="majorBidi"/>
          <w:b/>
          <w:bCs/>
          <w:sz w:val="24"/>
          <w:szCs w:val="24"/>
        </w:rPr>
        <w:t>Event planning requires effective problem-solving skills to address various challenges that may arise before, and during an event thus we need to have a way to solve these problems and there are some common techniques in problem solving we will delve into.</w:t>
      </w:r>
    </w:p>
    <w:p w14:paraId="25FBA6EF" w14:textId="4F0A5BDC" w:rsidR="00836ABB" w:rsidRPr="00286A9E" w:rsidRDefault="00836ABB" w:rsidP="00E22AF4">
      <w:pPr>
        <w:numPr>
          <w:ilvl w:val="0"/>
          <w:numId w:val="16"/>
        </w:numPr>
        <w:spacing w:after="160" w:line="256" w:lineRule="auto"/>
        <w:rPr>
          <w:rFonts w:asciiTheme="majorBidi" w:hAnsiTheme="majorBidi" w:cstheme="majorBidi"/>
          <w:b/>
          <w:bCs/>
          <w:sz w:val="24"/>
          <w:szCs w:val="24"/>
        </w:rPr>
      </w:pPr>
      <w:r w:rsidRPr="00286A9E">
        <w:rPr>
          <w:rFonts w:asciiTheme="majorBidi" w:hAnsiTheme="majorBidi" w:cstheme="majorBidi"/>
          <w:b/>
          <w:bCs/>
          <w:sz w:val="24"/>
          <w:szCs w:val="24"/>
        </w:rPr>
        <w:t>First technique: Root Cause Analysis (RCA).</w:t>
      </w:r>
    </w:p>
    <w:p w14:paraId="423FDC1E" w14:textId="54C43CD5" w:rsidR="00836ABB" w:rsidRPr="00286A9E" w:rsidRDefault="00836ABB" w:rsidP="00E22AF4">
      <w:pPr>
        <w:numPr>
          <w:ilvl w:val="0"/>
          <w:numId w:val="16"/>
        </w:numPr>
        <w:spacing w:after="160" w:line="256" w:lineRule="auto"/>
        <w:rPr>
          <w:rFonts w:asciiTheme="majorBidi" w:hAnsiTheme="majorBidi" w:cstheme="majorBidi"/>
          <w:b/>
          <w:bCs/>
          <w:sz w:val="24"/>
          <w:szCs w:val="24"/>
        </w:rPr>
      </w:pPr>
      <w:r w:rsidRPr="00286A9E">
        <w:rPr>
          <w:rFonts w:asciiTheme="majorBidi" w:hAnsiTheme="majorBidi" w:cstheme="majorBidi"/>
          <w:b/>
          <w:bCs/>
          <w:sz w:val="24"/>
          <w:szCs w:val="24"/>
        </w:rPr>
        <w:t>Second technique: GROW model.</w:t>
      </w:r>
    </w:p>
    <w:p w14:paraId="26EC34B4" w14:textId="4DCB744B" w:rsidR="00836ABB" w:rsidRPr="00286A9E" w:rsidRDefault="00836ABB" w:rsidP="00E22AF4">
      <w:pPr>
        <w:numPr>
          <w:ilvl w:val="0"/>
          <w:numId w:val="16"/>
        </w:numPr>
        <w:spacing w:after="160" w:line="256" w:lineRule="auto"/>
        <w:rPr>
          <w:rFonts w:asciiTheme="majorBidi" w:hAnsiTheme="majorBidi" w:cstheme="majorBidi"/>
          <w:b/>
          <w:bCs/>
          <w:sz w:val="24"/>
          <w:szCs w:val="24"/>
        </w:rPr>
      </w:pPr>
      <w:r w:rsidRPr="00286A9E">
        <w:rPr>
          <w:rFonts w:asciiTheme="majorBidi" w:hAnsiTheme="majorBidi" w:cstheme="majorBidi"/>
          <w:b/>
          <w:bCs/>
          <w:sz w:val="24"/>
          <w:szCs w:val="24"/>
        </w:rPr>
        <w:t>Third technique: OODA loop.</w:t>
      </w:r>
    </w:p>
    <w:p w14:paraId="4EAEB402" w14:textId="3DAD0A80" w:rsidR="00836ABB" w:rsidRPr="00286A9E" w:rsidRDefault="00836ABB" w:rsidP="00E22AF4">
      <w:pPr>
        <w:numPr>
          <w:ilvl w:val="0"/>
          <w:numId w:val="16"/>
        </w:numPr>
        <w:spacing w:after="160" w:line="256" w:lineRule="auto"/>
        <w:rPr>
          <w:rFonts w:asciiTheme="majorBidi" w:hAnsiTheme="majorBidi" w:cstheme="majorBidi"/>
          <w:b/>
          <w:bCs/>
          <w:sz w:val="24"/>
          <w:szCs w:val="24"/>
        </w:rPr>
      </w:pPr>
      <w:r w:rsidRPr="00286A9E">
        <w:rPr>
          <w:rFonts w:asciiTheme="majorBidi" w:hAnsiTheme="majorBidi" w:cstheme="majorBidi"/>
          <w:b/>
          <w:bCs/>
          <w:sz w:val="24"/>
          <w:szCs w:val="24"/>
        </w:rPr>
        <w:t>Fourth: technique: PDCA.</w:t>
      </w:r>
    </w:p>
    <w:p w14:paraId="1F3C89AB" w14:textId="430CF9E0" w:rsidR="00836ABB" w:rsidRPr="00286A9E" w:rsidRDefault="00836ABB" w:rsidP="00E22AF4">
      <w:pPr>
        <w:numPr>
          <w:ilvl w:val="0"/>
          <w:numId w:val="16"/>
        </w:numPr>
        <w:spacing w:after="160" w:line="256" w:lineRule="auto"/>
        <w:rPr>
          <w:rFonts w:asciiTheme="majorBidi" w:hAnsiTheme="majorBidi" w:cstheme="majorBidi"/>
          <w:b/>
          <w:bCs/>
          <w:sz w:val="24"/>
          <w:szCs w:val="24"/>
        </w:rPr>
      </w:pPr>
      <w:r w:rsidRPr="00286A9E">
        <w:rPr>
          <w:rFonts w:asciiTheme="majorBidi" w:hAnsiTheme="majorBidi" w:cstheme="majorBidi"/>
          <w:b/>
          <w:bCs/>
          <w:sz w:val="24"/>
          <w:szCs w:val="24"/>
        </w:rPr>
        <w:t>fifth technique: cause and Effect Diagram (Fishbone diagram).</w:t>
      </w:r>
    </w:p>
    <w:p w14:paraId="1A8C6F09" w14:textId="36177B90" w:rsidR="00836ABB" w:rsidRPr="00706FE4" w:rsidRDefault="00836ABB" w:rsidP="00706FE4">
      <w:pPr>
        <w:numPr>
          <w:ilvl w:val="0"/>
          <w:numId w:val="16"/>
        </w:numPr>
        <w:spacing w:after="160" w:line="256" w:lineRule="auto"/>
        <w:rPr>
          <w:rFonts w:asciiTheme="majorBidi" w:hAnsiTheme="majorBidi" w:cstheme="majorBidi"/>
          <w:b/>
          <w:bCs/>
          <w:sz w:val="24"/>
          <w:szCs w:val="24"/>
        </w:rPr>
      </w:pPr>
      <w:r w:rsidRPr="00286A9E">
        <w:rPr>
          <w:rFonts w:asciiTheme="majorBidi" w:hAnsiTheme="majorBidi" w:cstheme="majorBidi"/>
          <w:b/>
          <w:bCs/>
          <w:sz w:val="24"/>
          <w:szCs w:val="24"/>
        </w:rPr>
        <w:t>sixth technique: the 5 Why Technique.</w:t>
      </w:r>
    </w:p>
    <w:p w14:paraId="188C7614" w14:textId="0499BF57" w:rsidR="00836ABB" w:rsidRPr="00286A9E" w:rsidRDefault="00836ABB" w:rsidP="00286A9E">
      <w:pPr>
        <w:pStyle w:val="Heading1"/>
      </w:pPr>
      <w:bookmarkStart w:id="39" w:name="_Toc166617248"/>
      <w:r w:rsidRPr="00286A9E">
        <w:t>Root Cause Analysis.</w:t>
      </w:r>
      <w:bookmarkEnd w:id="39"/>
    </w:p>
    <w:p w14:paraId="5F9A8D85" w14:textId="193458FF" w:rsidR="00836ABB" w:rsidRPr="00286A9E" w:rsidRDefault="00706FE4" w:rsidP="00836ABB">
      <w:pPr>
        <w:rPr>
          <w:rFonts w:asciiTheme="majorBidi" w:hAnsiTheme="majorBidi" w:cstheme="majorBidi"/>
          <w:b/>
          <w:bCs/>
          <w:sz w:val="24"/>
          <w:szCs w:val="24"/>
        </w:rPr>
      </w:pPr>
      <w:r w:rsidRPr="00286A9E">
        <w:rPr>
          <w:rFonts w:asciiTheme="majorBidi" w:hAnsiTheme="majorBidi" w:cstheme="majorBidi"/>
          <w:sz w:val="24"/>
          <w:szCs w:val="24"/>
          <w:lang w:val="en-US" w:eastAsia="en-US"/>
          <w14:ligatures w14:val="standardContextual"/>
        </w:rPr>
        <w:drawing>
          <wp:anchor distT="0" distB="0" distL="114300" distR="114300" simplePos="0" relativeHeight="251658240" behindDoc="1" locked="0" layoutInCell="1" allowOverlap="1" wp14:anchorId="3C808D24" wp14:editId="764B95B0">
            <wp:simplePos x="0" y="0"/>
            <wp:positionH relativeFrom="column">
              <wp:posOffset>523875</wp:posOffset>
            </wp:positionH>
            <wp:positionV relativeFrom="page">
              <wp:posOffset>6429375</wp:posOffset>
            </wp:positionV>
            <wp:extent cx="5066030" cy="2990215"/>
            <wp:effectExtent l="0" t="0" r="1270" b="635"/>
            <wp:wrapTopAndBottom/>
            <wp:docPr id="168680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6030" cy="2990215"/>
                    </a:xfrm>
                    <a:prstGeom prst="rect">
                      <a:avLst/>
                    </a:prstGeom>
                    <a:noFill/>
                  </pic:spPr>
                </pic:pic>
              </a:graphicData>
            </a:graphic>
            <wp14:sizeRelH relativeFrom="margin">
              <wp14:pctWidth>0</wp14:pctWidth>
            </wp14:sizeRelH>
            <wp14:sizeRelV relativeFrom="margin">
              <wp14:pctHeight>0</wp14:pctHeight>
            </wp14:sizeRelV>
          </wp:anchor>
        </w:drawing>
      </w:r>
      <w:r w:rsidR="00836ABB" w:rsidRPr="00286A9E">
        <w:rPr>
          <w:rFonts w:asciiTheme="majorBidi" w:hAnsiTheme="majorBidi" w:cstheme="majorBidi"/>
          <w:b/>
          <w:bCs/>
          <w:sz w:val="24"/>
          <w:szCs w:val="24"/>
        </w:rPr>
        <w:t xml:space="preserve">We use this technique usually to identify the root of a problem as we attempt to correct the cause or just eliminate it, we can shape it as a tree if the leaves show symptoms of illness we start looking for the problem and usually the roots of the tree could be the problem so we either try to fix it or remove it, this also apply to real life problems . </w:t>
      </w:r>
    </w:p>
    <w:p w14:paraId="22A1CDC7" w14:textId="21BAC931" w:rsidR="00706FE4" w:rsidRDefault="00706FE4" w:rsidP="00706FE4">
      <w:pPr>
        <w:jc w:val="center"/>
        <w:rPr>
          <w:rFonts w:asciiTheme="majorBidi" w:hAnsiTheme="majorBidi" w:cstheme="majorBidi"/>
          <w:b/>
          <w:bCs/>
          <w:sz w:val="24"/>
          <w:szCs w:val="24"/>
        </w:rPr>
      </w:pPr>
      <w:r>
        <w:rPr>
          <w:rFonts w:asciiTheme="majorBidi" w:hAnsiTheme="majorBidi" w:cstheme="majorBidi"/>
          <w:b/>
          <w:bCs/>
          <w:sz w:val="24"/>
          <w:szCs w:val="24"/>
        </w:rPr>
        <w:t>(1)</w:t>
      </w:r>
    </w:p>
    <w:p w14:paraId="242D0E38" w14:textId="3165E013" w:rsidR="00706FE4" w:rsidRPr="00286A9E" w:rsidRDefault="00706FE4" w:rsidP="00836ABB">
      <w:pPr>
        <w:rPr>
          <w:rFonts w:asciiTheme="majorBidi" w:hAnsiTheme="majorBidi" w:cstheme="majorBidi"/>
          <w:b/>
          <w:bCs/>
          <w:sz w:val="24"/>
          <w:szCs w:val="24"/>
        </w:rPr>
      </w:pPr>
    </w:p>
    <w:p w14:paraId="02BE8B40" w14:textId="77777777" w:rsidR="008046D5" w:rsidRPr="00286A9E" w:rsidRDefault="008046D5" w:rsidP="008046D5">
      <w:pPr>
        <w:pStyle w:val="NormalWeb"/>
        <w:rPr>
          <w:rFonts w:asciiTheme="majorBidi" w:hAnsiTheme="majorBidi" w:cstheme="majorBidi"/>
          <w:color w:val="000000"/>
        </w:rPr>
      </w:pPr>
      <w:r w:rsidRPr="00286A9E">
        <w:rPr>
          <w:rFonts w:asciiTheme="majorBidi" w:hAnsiTheme="majorBidi" w:cstheme="majorBidi"/>
          <w:color w:val="000000"/>
        </w:rPr>
        <w:t>‌</w:t>
      </w:r>
    </w:p>
    <w:p w14:paraId="5250495B" w14:textId="77777777" w:rsidR="008046D5" w:rsidRDefault="008046D5" w:rsidP="00836ABB">
      <w:pPr>
        <w:rPr>
          <w:b/>
          <w:bCs/>
          <w:sz w:val="24"/>
          <w:szCs w:val="24"/>
        </w:rPr>
      </w:pPr>
    </w:p>
    <w:p w14:paraId="47340042" w14:textId="35D94B80" w:rsidR="00836ABB" w:rsidRDefault="00836ABB" w:rsidP="00836ABB">
      <w:pPr>
        <w:rPr>
          <w:b/>
          <w:bCs/>
          <w:sz w:val="24"/>
          <w:szCs w:val="24"/>
        </w:rPr>
      </w:pPr>
    </w:p>
    <w:p w14:paraId="30FAAEC2" w14:textId="3E08E5DA" w:rsidR="00836ABB" w:rsidRPr="006B3D63" w:rsidRDefault="00836ABB" w:rsidP="00836ABB">
      <w:pPr>
        <w:rPr>
          <w:rFonts w:asciiTheme="majorBidi" w:hAnsiTheme="majorBidi" w:cstheme="majorBidi"/>
          <w:b/>
          <w:bCs/>
          <w:sz w:val="24"/>
          <w:szCs w:val="24"/>
        </w:rPr>
      </w:pPr>
    </w:p>
    <w:p w14:paraId="1C0F0698" w14:textId="0BE59E97" w:rsidR="00836ABB" w:rsidRPr="006B3D63" w:rsidRDefault="00836ABB" w:rsidP="006B3D63">
      <w:pPr>
        <w:pStyle w:val="Heading1"/>
        <w:rPr>
          <w:b/>
          <w:bCs/>
        </w:rPr>
      </w:pPr>
      <w:bookmarkStart w:id="40" w:name="_Toc166617249"/>
      <w:r w:rsidRPr="006B3D63">
        <w:rPr>
          <w:rFonts w:asciiTheme="majorBidi" w:hAnsiTheme="majorBidi"/>
          <w:sz w:val="24"/>
          <w:szCs w:val="24"/>
        </w:rPr>
        <w:t>GROW model.</w:t>
      </w:r>
      <w:bookmarkEnd w:id="40"/>
    </w:p>
    <w:p w14:paraId="077CBEF4" w14:textId="71951463" w:rsidR="00836ABB" w:rsidRPr="006B3D63" w:rsidRDefault="00836ABB" w:rsidP="00286A9E">
      <w:pPr>
        <w:pStyle w:val="Heading2"/>
      </w:pPr>
      <w:bookmarkStart w:id="41" w:name="_Toc166617250"/>
      <w:r w:rsidRPr="006B3D63">
        <w:t>GROW stands for goal, Reality, Options, and Way Forward (specify actions).</w:t>
      </w:r>
      <w:bookmarkEnd w:id="41"/>
    </w:p>
    <w:p w14:paraId="57B63FED" w14:textId="7B9DF5E8" w:rsidR="00836ABB" w:rsidRDefault="00836ABB" w:rsidP="00957F69">
      <w:pPr>
        <w:jc w:val="center"/>
        <w:rPr>
          <w:b/>
          <w:bCs/>
          <w:sz w:val="28"/>
          <w:szCs w:val="28"/>
        </w:rPr>
      </w:pPr>
      <w:r w:rsidRPr="006B3D63">
        <w:rPr>
          <w:rFonts w:asciiTheme="majorBidi" w:hAnsiTheme="majorBidi" w:cstheme="majorBidi"/>
          <w:b/>
          <w:bCs/>
          <w:sz w:val="24"/>
          <w:szCs w:val="24"/>
        </w:rPr>
        <w:t>In this technique we first set a goal will be something achievable and can be solved, Then we at the reality we look at what is standing in our way and what constraint us finally we make a list with these problems , now we look at the options we have and try to find the best opportunities, allies, and the way we approach the problem, the way forward is more like the execution of the solution as we ask ourselves if we can improv it or take</w:t>
      </w:r>
      <w:r>
        <w:rPr>
          <w:b/>
          <w:bCs/>
          <w:sz w:val="28"/>
          <w:szCs w:val="28"/>
        </w:rPr>
        <w:t xml:space="preserve"> </w:t>
      </w:r>
      <w:r w:rsidRPr="006B3D63">
        <w:rPr>
          <w:rStyle w:val="Heading2Char"/>
        </w:rPr>
        <w:t>another option that may be better for the long run.</w:t>
      </w:r>
      <w:r w:rsidRPr="006B3D63">
        <w:rPr>
          <w:rStyle w:val="Heading2Char"/>
          <w:lang w:val="en-US" w:eastAsia="en-US"/>
        </w:rPr>
        <w:drawing>
          <wp:inline distT="0" distB="0" distL="0" distR="0" wp14:anchorId="2AB37452" wp14:editId="7C7187FE">
            <wp:extent cx="5943600" cy="3116580"/>
            <wp:effectExtent l="0" t="0" r="0" b="7620"/>
            <wp:docPr id="186580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15A6A34D" w14:textId="2E5D1EB3" w:rsidR="00836ABB" w:rsidRPr="00107EB2" w:rsidRDefault="00AF7737" w:rsidP="00107EB2">
      <w:pPr>
        <w:pStyle w:val="NormalWeb"/>
        <w:jc w:val="center"/>
        <w:rPr>
          <w:rFonts w:ascii="Calibri" w:hAnsi="Calibri" w:cs="Calibri"/>
          <w:color w:val="000000"/>
          <w:sz w:val="27"/>
          <w:szCs w:val="27"/>
        </w:rPr>
      </w:pPr>
      <w:proofErr w:type="gramStart"/>
      <w:r>
        <w:rPr>
          <w:rFonts w:ascii="Calibri" w:hAnsi="Calibri" w:cs="Calibri"/>
          <w:color w:val="000000"/>
          <w:sz w:val="27"/>
          <w:szCs w:val="27"/>
        </w:rPr>
        <w:t>‌</w:t>
      </w:r>
      <w:r w:rsidR="00107EB2">
        <w:rPr>
          <w:rFonts w:ascii="Calibri" w:hAnsi="Calibri" w:cs="Calibri"/>
          <w:color w:val="000000"/>
          <w:sz w:val="27"/>
          <w:szCs w:val="27"/>
        </w:rPr>
        <w:t>(</w:t>
      </w:r>
      <w:proofErr w:type="gramEnd"/>
      <w:r w:rsidR="00706FE4">
        <w:rPr>
          <w:rFonts w:ascii="Calibri" w:hAnsi="Calibri" w:cs="Calibri"/>
          <w:color w:val="000000"/>
          <w:sz w:val="27"/>
          <w:szCs w:val="27"/>
        </w:rPr>
        <w:t>2</w:t>
      </w:r>
      <w:r w:rsidR="00107EB2">
        <w:rPr>
          <w:rFonts w:ascii="Calibri" w:hAnsi="Calibri" w:cs="Calibri"/>
          <w:color w:val="000000"/>
          <w:sz w:val="27"/>
          <w:szCs w:val="27"/>
        </w:rPr>
        <w:t>)</w:t>
      </w:r>
    </w:p>
    <w:p w14:paraId="34D3829C" w14:textId="77777777" w:rsidR="00836ABB" w:rsidRDefault="00836ABB" w:rsidP="00836ABB">
      <w:pPr>
        <w:rPr>
          <w:rFonts w:asciiTheme="majorHAnsi" w:hAnsiTheme="majorHAnsi"/>
          <w:b/>
          <w:bCs/>
          <w:sz w:val="32"/>
          <w:szCs w:val="32"/>
        </w:rPr>
      </w:pPr>
    </w:p>
    <w:p w14:paraId="31467902" w14:textId="77777777" w:rsidR="00836ABB" w:rsidRDefault="00836ABB" w:rsidP="00836ABB">
      <w:pPr>
        <w:rPr>
          <w:rFonts w:asciiTheme="majorHAnsi" w:hAnsiTheme="majorHAnsi"/>
          <w:b/>
          <w:bCs/>
          <w:sz w:val="32"/>
          <w:szCs w:val="32"/>
        </w:rPr>
      </w:pPr>
    </w:p>
    <w:p w14:paraId="779D0F80" w14:textId="77777777" w:rsidR="00836ABB" w:rsidRDefault="00836ABB" w:rsidP="00836ABB">
      <w:pPr>
        <w:rPr>
          <w:rFonts w:asciiTheme="majorHAnsi" w:hAnsiTheme="majorHAnsi"/>
          <w:b/>
          <w:bCs/>
          <w:sz w:val="24"/>
          <w:szCs w:val="24"/>
        </w:rPr>
      </w:pPr>
    </w:p>
    <w:p w14:paraId="5F68902B" w14:textId="77777777" w:rsidR="00836ABB" w:rsidRDefault="00836ABB" w:rsidP="00836ABB">
      <w:pPr>
        <w:rPr>
          <w:rFonts w:asciiTheme="majorHAnsi" w:hAnsiTheme="majorHAnsi"/>
          <w:b/>
          <w:bCs/>
          <w:sz w:val="24"/>
          <w:szCs w:val="24"/>
        </w:rPr>
      </w:pPr>
    </w:p>
    <w:p w14:paraId="496FA666" w14:textId="6129E866" w:rsidR="00836ABB" w:rsidRPr="006B3D63" w:rsidRDefault="00836ABB" w:rsidP="00836ABB">
      <w:pPr>
        <w:rPr>
          <w:rFonts w:asciiTheme="majorBidi" w:hAnsiTheme="majorBidi" w:cstheme="majorBidi"/>
          <w:b/>
          <w:bCs/>
          <w:sz w:val="24"/>
          <w:szCs w:val="24"/>
        </w:rPr>
      </w:pPr>
    </w:p>
    <w:p w14:paraId="5B4F7CA8" w14:textId="0AC016FE" w:rsidR="00836ABB" w:rsidRDefault="00836ABB" w:rsidP="006B3D63">
      <w:pPr>
        <w:pStyle w:val="Heading1"/>
        <w:rPr>
          <w:b/>
          <w:bCs/>
          <w:sz w:val="40"/>
          <w:szCs w:val="40"/>
        </w:rPr>
      </w:pPr>
      <w:bookmarkStart w:id="42" w:name="_Toc166617251"/>
      <w:r w:rsidRPr="006B3D63">
        <w:lastRenderedPageBreak/>
        <w:t>OODA</w:t>
      </w:r>
      <w:bookmarkEnd w:id="42"/>
    </w:p>
    <w:p w14:paraId="136E1E90" w14:textId="77777777" w:rsidR="00836ABB" w:rsidRDefault="00836ABB" w:rsidP="006B3D63">
      <w:pPr>
        <w:pStyle w:val="Heading2"/>
        <w:rPr>
          <w:b/>
          <w:bCs/>
          <w:sz w:val="32"/>
          <w:szCs w:val="32"/>
        </w:rPr>
      </w:pPr>
      <w:bookmarkStart w:id="43" w:name="_Toc166617252"/>
      <w:r w:rsidRPr="006B3D63">
        <w:t>OODA stands for observe, orient, decide, and act.</w:t>
      </w:r>
      <w:bookmarkEnd w:id="43"/>
    </w:p>
    <w:p w14:paraId="02973283" w14:textId="77777777"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t>This technique is very simple, consisting, and reliable, this technique also run as a loop for the entire time of the planning.</w:t>
      </w:r>
    </w:p>
    <w:p w14:paraId="7D7987E7" w14:textId="77777777"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t>Observe is to gather as much information as possible from wide verity of sources and to be as realistic as possible.</w:t>
      </w:r>
    </w:p>
    <w:p w14:paraId="3A5FB197" w14:textId="71E27656"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t xml:space="preserve">Orient is to </w:t>
      </w:r>
      <w:r w:rsidR="004E6F37" w:rsidRPr="006B3D63">
        <w:rPr>
          <w:rFonts w:asciiTheme="majorBidi" w:hAnsiTheme="majorBidi" w:cstheme="majorBidi"/>
          <w:b/>
          <w:bCs/>
          <w:sz w:val="24"/>
          <w:szCs w:val="24"/>
        </w:rPr>
        <w:t>analyse</w:t>
      </w:r>
      <w:r w:rsidRPr="006B3D63">
        <w:rPr>
          <w:rFonts w:asciiTheme="majorBidi" w:hAnsiTheme="majorBidi" w:cstheme="majorBidi"/>
          <w:b/>
          <w:bCs/>
          <w:sz w:val="24"/>
          <w:szCs w:val="24"/>
        </w:rPr>
        <w:t xml:space="preserve"> the information and to give frequent update if you are on the track</w:t>
      </w:r>
      <w:r w:rsidR="00CD6B76" w:rsidRPr="006B3D63">
        <w:rPr>
          <w:rFonts w:asciiTheme="majorBidi" w:hAnsiTheme="majorBidi" w:cstheme="majorBidi"/>
          <w:b/>
          <w:bCs/>
          <w:sz w:val="24"/>
          <w:szCs w:val="24"/>
        </w:rPr>
        <w:t>.</w:t>
      </w:r>
    </w:p>
    <w:p w14:paraId="042CC467" w14:textId="77777777"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t>Or running late.</w:t>
      </w:r>
    </w:p>
    <w:p w14:paraId="44774F07" w14:textId="77777777"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t>Decide is to set your sight at the best plan to start with it.</w:t>
      </w:r>
    </w:p>
    <w:p w14:paraId="301F8E72" w14:textId="77777777"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t>Act is to start doing the changes that is needed to be done to solve the problem you have.</w:t>
      </w:r>
    </w:p>
    <w:p w14:paraId="45A86928" w14:textId="77777777" w:rsidR="00836ABB" w:rsidRDefault="00836ABB" w:rsidP="00836ABB">
      <w:pPr>
        <w:rPr>
          <w:b/>
          <w:bCs/>
          <w:sz w:val="24"/>
          <w:szCs w:val="24"/>
        </w:rPr>
      </w:pPr>
    </w:p>
    <w:p w14:paraId="68D6F0C8" w14:textId="77777777" w:rsidR="00836ABB" w:rsidRDefault="00836ABB" w:rsidP="00836ABB">
      <w:pPr>
        <w:rPr>
          <w:rFonts w:asciiTheme="majorHAnsi" w:hAnsiTheme="majorHAnsi"/>
          <w:b/>
          <w:bCs/>
          <w:sz w:val="32"/>
          <w:szCs w:val="32"/>
        </w:rPr>
      </w:pPr>
    </w:p>
    <w:p w14:paraId="18E00CEA" w14:textId="77777777" w:rsidR="00836ABB" w:rsidRDefault="00836ABB" w:rsidP="00836ABB">
      <w:pPr>
        <w:rPr>
          <w:rFonts w:asciiTheme="majorHAnsi" w:hAnsiTheme="majorHAnsi"/>
          <w:b/>
          <w:bCs/>
          <w:sz w:val="40"/>
          <w:szCs w:val="40"/>
        </w:rPr>
      </w:pPr>
    </w:p>
    <w:p w14:paraId="6E605D50" w14:textId="77777777" w:rsidR="00AB0A2C" w:rsidRDefault="00AB0A2C" w:rsidP="00836ABB">
      <w:pPr>
        <w:rPr>
          <w:b/>
          <w:bCs/>
          <w:noProof/>
          <w:sz w:val="24"/>
          <w:szCs w:val="24"/>
        </w:rPr>
      </w:pPr>
    </w:p>
    <w:p w14:paraId="665C21D5" w14:textId="54B903D5" w:rsidR="00836ABB" w:rsidRDefault="00836ABB" w:rsidP="00957F69">
      <w:pPr>
        <w:jc w:val="center"/>
        <w:rPr>
          <w:rFonts w:asciiTheme="majorHAnsi" w:hAnsiTheme="majorHAnsi"/>
          <w:b/>
          <w:bCs/>
          <w:sz w:val="40"/>
          <w:szCs w:val="40"/>
        </w:rPr>
      </w:pPr>
      <w:r>
        <w:rPr>
          <w:b/>
          <w:bCs/>
          <w:sz w:val="24"/>
          <w:szCs w:val="24"/>
          <w:lang w:val="en-US" w:eastAsia="en-US"/>
        </w:rPr>
        <w:drawing>
          <wp:inline distT="0" distB="0" distL="0" distR="0" wp14:anchorId="41824A40" wp14:editId="3458FB9A">
            <wp:extent cx="5935980" cy="2575560"/>
            <wp:effectExtent l="0" t="0" r="7620" b="0"/>
            <wp:docPr id="82707515" name="Picture 4" descr="A diagram of a lo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loo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575560"/>
                    </a:xfrm>
                    <a:prstGeom prst="rect">
                      <a:avLst/>
                    </a:prstGeom>
                    <a:noFill/>
                    <a:ln>
                      <a:noFill/>
                    </a:ln>
                  </pic:spPr>
                </pic:pic>
              </a:graphicData>
            </a:graphic>
          </wp:inline>
        </w:drawing>
      </w:r>
    </w:p>
    <w:p w14:paraId="5103729B" w14:textId="1F72C0D7" w:rsidR="00AB0A2C" w:rsidRDefault="00AB0A2C" w:rsidP="00107EB2">
      <w:pPr>
        <w:pStyle w:val="NormalWeb"/>
        <w:jc w:val="center"/>
        <w:rPr>
          <w:rFonts w:ascii="Calibri" w:hAnsi="Calibri" w:cs="Calibri"/>
          <w:color w:val="000000"/>
          <w:sz w:val="27"/>
          <w:szCs w:val="27"/>
        </w:rPr>
      </w:pPr>
      <w:proofErr w:type="gramStart"/>
      <w:r>
        <w:rPr>
          <w:rFonts w:ascii="Calibri" w:hAnsi="Calibri" w:cs="Calibri"/>
          <w:color w:val="000000"/>
          <w:sz w:val="27"/>
          <w:szCs w:val="27"/>
        </w:rPr>
        <w:t>‌</w:t>
      </w:r>
      <w:r w:rsidR="00107EB2">
        <w:rPr>
          <w:rFonts w:ascii="Calibri" w:hAnsi="Calibri" w:cs="Calibri"/>
          <w:color w:val="000000"/>
          <w:sz w:val="27"/>
          <w:szCs w:val="27"/>
        </w:rPr>
        <w:t>(</w:t>
      </w:r>
      <w:proofErr w:type="gramEnd"/>
      <w:r w:rsidR="00706FE4">
        <w:rPr>
          <w:rFonts w:ascii="Calibri" w:hAnsi="Calibri" w:cs="Calibri"/>
          <w:color w:val="000000"/>
          <w:sz w:val="27"/>
          <w:szCs w:val="27"/>
        </w:rPr>
        <w:t>3</w:t>
      </w:r>
      <w:r w:rsidR="00107EB2">
        <w:rPr>
          <w:rFonts w:ascii="Calibri" w:hAnsi="Calibri" w:cs="Calibri"/>
          <w:color w:val="000000"/>
          <w:sz w:val="27"/>
          <w:szCs w:val="27"/>
        </w:rPr>
        <w:t>)</w:t>
      </w:r>
    </w:p>
    <w:p w14:paraId="5A66EC4F" w14:textId="77777777" w:rsidR="00AB0A2C" w:rsidRDefault="00AB0A2C" w:rsidP="00836ABB">
      <w:pPr>
        <w:rPr>
          <w:rFonts w:asciiTheme="majorHAnsi" w:hAnsiTheme="majorHAnsi"/>
          <w:b/>
          <w:bCs/>
          <w:sz w:val="40"/>
          <w:szCs w:val="40"/>
        </w:rPr>
      </w:pPr>
    </w:p>
    <w:p w14:paraId="778AC463" w14:textId="77777777" w:rsidR="00836ABB" w:rsidRDefault="00836ABB" w:rsidP="006B3D63">
      <w:pPr>
        <w:pStyle w:val="Heading1"/>
        <w:rPr>
          <w:b/>
          <w:bCs/>
          <w:sz w:val="40"/>
          <w:szCs w:val="40"/>
        </w:rPr>
      </w:pPr>
      <w:bookmarkStart w:id="44" w:name="_Toc166617253"/>
      <w:r w:rsidRPr="006B3D63">
        <w:t>PCDA</w:t>
      </w:r>
      <w:bookmarkEnd w:id="44"/>
    </w:p>
    <w:p w14:paraId="219D0C44" w14:textId="77777777" w:rsidR="00836ABB" w:rsidRDefault="00836ABB" w:rsidP="006B3D63">
      <w:pPr>
        <w:pStyle w:val="Heading2"/>
        <w:rPr>
          <w:b/>
          <w:bCs/>
          <w:sz w:val="32"/>
          <w:szCs w:val="32"/>
        </w:rPr>
      </w:pPr>
      <w:bookmarkStart w:id="45" w:name="_Toc166617254"/>
      <w:r w:rsidRPr="006B3D63">
        <w:t>PCDA stands for plan, do, check, act.</w:t>
      </w:r>
      <w:bookmarkEnd w:id="45"/>
    </w:p>
    <w:p w14:paraId="20EC61C0" w14:textId="77777777"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t>In the planning phase we start by defining the problem and understanding the facts, then we find the root of the problem after that we try to solve it and contain it.</w:t>
      </w:r>
    </w:p>
    <w:p w14:paraId="276EBC72" w14:textId="77777777"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lastRenderedPageBreak/>
        <w:t>Do we start doing the strategy from the planning phase.</w:t>
      </w:r>
    </w:p>
    <w:p w14:paraId="5E403602" w14:textId="77777777"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t>Check in this stage we will be already done the solution, but we need to check if it did work as intended.</w:t>
      </w:r>
    </w:p>
    <w:p w14:paraId="6064C756" w14:textId="77777777"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t>Act here is different from the OODA as it means to implement the new way of working to support what we progressed in and to get feedback.</w:t>
      </w:r>
    </w:p>
    <w:p w14:paraId="15401B91" w14:textId="77777777" w:rsidR="00836ABB" w:rsidRDefault="00836ABB" w:rsidP="00836ABB">
      <w:pPr>
        <w:rPr>
          <w:b/>
          <w:bCs/>
          <w:sz w:val="28"/>
          <w:szCs w:val="28"/>
        </w:rPr>
      </w:pPr>
    </w:p>
    <w:p w14:paraId="576E3DAD" w14:textId="77777777" w:rsidR="00836ABB" w:rsidRDefault="00836ABB" w:rsidP="00836ABB">
      <w:pPr>
        <w:rPr>
          <w:b/>
          <w:bCs/>
          <w:sz w:val="28"/>
          <w:szCs w:val="28"/>
        </w:rPr>
      </w:pPr>
    </w:p>
    <w:p w14:paraId="3B40F1EF" w14:textId="77777777" w:rsidR="00836ABB" w:rsidRDefault="00836ABB" w:rsidP="00836ABB">
      <w:pPr>
        <w:rPr>
          <w:b/>
          <w:bCs/>
          <w:sz w:val="28"/>
          <w:szCs w:val="28"/>
        </w:rPr>
      </w:pPr>
    </w:p>
    <w:p w14:paraId="458E40BB" w14:textId="544EFDF0" w:rsidR="00836ABB" w:rsidRDefault="00836ABB" w:rsidP="00957F69">
      <w:pPr>
        <w:jc w:val="center"/>
        <w:rPr>
          <w:b/>
          <w:bCs/>
          <w:sz w:val="28"/>
          <w:szCs w:val="28"/>
        </w:rPr>
      </w:pPr>
      <w:r>
        <w:rPr>
          <w:b/>
          <w:bCs/>
          <w:sz w:val="28"/>
          <w:szCs w:val="28"/>
          <w:lang w:val="en-US" w:eastAsia="en-US"/>
        </w:rPr>
        <w:drawing>
          <wp:inline distT="0" distB="0" distL="0" distR="0" wp14:anchorId="3E6758A2" wp14:editId="1E523F31">
            <wp:extent cx="5943600" cy="3345180"/>
            <wp:effectExtent l="0" t="0" r="0" b="7620"/>
            <wp:docPr id="1709955327" name="Picture 3" descr="A diagram of arrow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rrows and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2BE7106" w14:textId="4FB35357" w:rsidR="004B6EB4" w:rsidRDefault="004B6EB4" w:rsidP="001A2121">
      <w:pPr>
        <w:pStyle w:val="NormalWeb"/>
        <w:jc w:val="center"/>
        <w:rPr>
          <w:rFonts w:ascii="Calibri" w:hAnsi="Calibri" w:cs="Calibri"/>
          <w:color w:val="000000"/>
          <w:sz w:val="27"/>
          <w:szCs w:val="27"/>
        </w:rPr>
      </w:pPr>
      <w:proofErr w:type="gramStart"/>
      <w:r>
        <w:rPr>
          <w:rFonts w:ascii="Calibri" w:hAnsi="Calibri" w:cs="Calibri"/>
          <w:color w:val="000000"/>
          <w:sz w:val="27"/>
          <w:szCs w:val="27"/>
        </w:rPr>
        <w:t>‌</w:t>
      </w:r>
      <w:r w:rsidR="001A2121">
        <w:rPr>
          <w:rFonts w:ascii="Calibri" w:hAnsi="Calibri" w:cs="Calibri"/>
          <w:color w:val="000000"/>
          <w:sz w:val="27"/>
          <w:szCs w:val="27"/>
        </w:rPr>
        <w:t>(</w:t>
      </w:r>
      <w:proofErr w:type="gramEnd"/>
      <w:r w:rsidR="00706FE4">
        <w:rPr>
          <w:rFonts w:ascii="Calibri" w:hAnsi="Calibri" w:cs="Calibri"/>
          <w:color w:val="000000"/>
          <w:sz w:val="27"/>
          <w:szCs w:val="27"/>
        </w:rPr>
        <w:t>4</w:t>
      </w:r>
      <w:r w:rsidR="001A2121">
        <w:rPr>
          <w:rFonts w:ascii="Calibri" w:hAnsi="Calibri" w:cs="Calibri"/>
          <w:color w:val="000000"/>
          <w:sz w:val="27"/>
          <w:szCs w:val="27"/>
        </w:rPr>
        <w:t>)</w:t>
      </w:r>
    </w:p>
    <w:p w14:paraId="38F9A542" w14:textId="77777777" w:rsidR="004B6EB4" w:rsidRDefault="004B6EB4" w:rsidP="00836ABB">
      <w:pPr>
        <w:rPr>
          <w:b/>
          <w:bCs/>
          <w:sz w:val="28"/>
          <w:szCs w:val="28"/>
        </w:rPr>
      </w:pPr>
    </w:p>
    <w:p w14:paraId="7D5616C7" w14:textId="77777777" w:rsidR="00836ABB" w:rsidRDefault="00836ABB" w:rsidP="00836ABB">
      <w:pPr>
        <w:rPr>
          <w:b/>
          <w:bCs/>
          <w:sz w:val="28"/>
          <w:szCs w:val="28"/>
        </w:rPr>
      </w:pPr>
    </w:p>
    <w:p w14:paraId="6AB4D01E" w14:textId="77777777" w:rsidR="00836ABB" w:rsidRDefault="00836ABB" w:rsidP="00836ABB">
      <w:pPr>
        <w:rPr>
          <w:b/>
          <w:bCs/>
          <w:sz w:val="28"/>
          <w:szCs w:val="28"/>
        </w:rPr>
      </w:pPr>
    </w:p>
    <w:p w14:paraId="35A10A9B" w14:textId="77777777" w:rsidR="00836ABB" w:rsidRPr="006B3D63" w:rsidRDefault="00836ABB" w:rsidP="006B3D63">
      <w:pPr>
        <w:pStyle w:val="Heading1"/>
      </w:pPr>
      <w:bookmarkStart w:id="46" w:name="_Toc166617255"/>
      <w:r w:rsidRPr="006B3D63">
        <w:t>Fishbone Diagram</w:t>
      </w:r>
      <w:bookmarkEnd w:id="46"/>
    </w:p>
    <w:p w14:paraId="7E20B1E0" w14:textId="734EC537"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t xml:space="preserve">On this technique we first identify the problem then we split this    problem into smaller categories of possible causes then we take every cause and look into it and try to identify the problem inside it , even though this is a good way to identify the problem it will not solve at as you need to take the right choice to solve that problem effectively ,and this will take a shape like a fish this is why </w:t>
      </w:r>
      <w:r w:rsidR="00CD6B76" w:rsidRPr="006B3D63">
        <w:rPr>
          <w:rFonts w:asciiTheme="majorBidi" w:hAnsiTheme="majorBidi" w:cstheme="majorBidi"/>
          <w:b/>
          <w:bCs/>
          <w:sz w:val="24"/>
          <w:szCs w:val="24"/>
        </w:rPr>
        <w:t>it’s</w:t>
      </w:r>
      <w:r w:rsidRPr="006B3D63">
        <w:rPr>
          <w:rFonts w:asciiTheme="majorBidi" w:hAnsiTheme="majorBidi" w:cstheme="majorBidi"/>
          <w:b/>
          <w:bCs/>
          <w:sz w:val="24"/>
          <w:szCs w:val="24"/>
        </w:rPr>
        <w:t xml:space="preserve"> called that .</w:t>
      </w:r>
    </w:p>
    <w:p w14:paraId="4754C8D9" w14:textId="77777777" w:rsidR="00836ABB" w:rsidRDefault="00836ABB" w:rsidP="00836ABB">
      <w:pPr>
        <w:rPr>
          <w:b/>
          <w:bCs/>
          <w:sz w:val="32"/>
          <w:szCs w:val="32"/>
        </w:rPr>
      </w:pPr>
    </w:p>
    <w:p w14:paraId="1AAA0B05" w14:textId="2C9F740F" w:rsidR="00836ABB" w:rsidRDefault="00836ABB" w:rsidP="00D93DB7">
      <w:pPr>
        <w:jc w:val="center"/>
        <w:rPr>
          <w:b/>
          <w:bCs/>
          <w:sz w:val="32"/>
          <w:szCs w:val="32"/>
        </w:rPr>
      </w:pPr>
      <w:r>
        <w:rPr>
          <w:b/>
          <w:bCs/>
          <w:sz w:val="32"/>
          <w:szCs w:val="32"/>
          <w:lang w:val="en-US" w:eastAsia="en-US"/>
        </w:rPr>
        <w:drawing>
          <wp:inline distT="0" distB="0" distL="0" distR="0" wp14:anchorId="1DC02176" wp14:editId="058DD134">
            <wp:extent cx="5943600" cy="3208020"/>
            <wp:effectExtent l="0" t="0" r="0" b="0"/>
            <wp:docPr id="1053676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E88C395" w14:textId="331648E3" w:rsidR="00836ABB" w:rsidRDefault="001A2121" w:rsidP="001A2121">
      <w:pPr>
        <w:jc w:val="center"/>
        <w:rPr>
          <w:b/>
          <w:bCs/>
          <w:sz w:val="32"/>
          <w:szCs w:val="32"/>
        </w:rPr>
      </w:pPr>
      <w:r>
        <w:rPr>
          <w:b/>
          <w:bCs/>
          <w:sz w:val="32"/>
          <w:szCs w:val="32"/>
        </w:rPr>
        <w:t>(</w:t>
      </w:r>
      <w:r w:rsidR="00706FE4">
        <w:rPr>
          <w:b/>
          <w:bCs/>
          <w:sz w:val="32"/>
          <w:szCs w:val="32"/>
        </w:rPr>
        <w:t>5</w:t>
      </w:r>
      <w:r>
        <w:rPr>
          <w:b/>
          <w:bCs/>
          <w:sz w:val="32"/>
          <w:szCs w:val="32"/>
        </w:rPr>
        <w:t>)</w:t>
      </w:r>
    </w:p>
    <w:p w14:paraId="55EBD7DF" w14:textId="77777777" w:rsidR="00836ABB" w:rsidRDefault="00836ABB" w:rsidP="00836ABB">
      <w:pPr>
        <w:rPr>
          <w:b/>
          <w:bCs/>
          <w:sz w:val="32"/>
          <w:szCs w:val="32"/>
        </w:rPr>
      </w:pPr>
    </w:p>
    <w:p w14:paraId="34187162" w14:textId="77777777" w:rsidR="001A2121" w:rsidRDefault="001A2121" w:rsidP="00836ABB">
      <w:pPr>
        <w:rPr>
          <w:b/>
          <w:bCs/>
          <w:sz w:val="32"/>
          <w:szCs w:val="32"/>
        </w:rPr>
      </w:pPr>
    </w:p>
    <w:p w14:paraId="4B09CA9F" w14:textId="77777777" w:rsidR="001A2121" w:rsidRDefault="001A2121" w:rsidP="00836ABB">
      <w:pPr>
        <w:rPr>
          <w:b/>
          <w:bCs/>
          <w:sz w:val="32"/>
          <w:szCs w:val="32"/>
        </w:rPr>
      </w:pPr>
    </w:p>
    <w:p w14:paraId="4338A127" w14:textId="77777777" w:rsidR="001A2121" w:rsidRDefault="001A2121" w:rsidP="00836ABB">
      <w:pPr>
        <w:rPr>
          <w:b/>
          <w:bCs/>
          <w:sz w:val="32"/>
          <w:szCs w:val="32"/>
        </w:rPr>
      </w:pPr>
    </w:p>
    <w:p w14:paraId="53C564F2" w14:textId="4CB8F2F6" w:rsidR="00836ABB" w:rsidRDefault="00836ABB" w:rsidP="006B3D63">
      <w:pPr>
        <w:pStyle w:val="Heading1"/>
      </w:pPr>
      <w:bookmarkStart w:id="47" w:name="_Toc166617256"/>
      <w:r>
        <w:t>The 5</w:t>
      </w:r>
      <w:r w:rsidR="00CD6B76">
        <w:t>-</w:t>
      </w:r>
      <w:r>
        <w:t>way technique</w:t>
      </w:r>
      <w:bookmarkEnd w:id="47"/>
    </w:p>
    <w:p w14:paraId="56BE7712" w14:textId="7FE4FAB9" w:rsidR="00836ABB" w:rsidRPr="006B3D63" w:rsidRDefault="00836ABB" w:rsidP="00836ABB">
      <w:pPr>
        <w:rPr>
          <w:rFonts w:asciiTheme="majorBidi" w:hAnsiTheme="majorBidi" w:cstheme="majorBidi"/>
          <w:b/>
          <w:bCs/>
          <w:sz w:val="24"/>
          <w:szCs w:val="24"/>
        </w:rPr>
      </w:pPr>
      <w:r w:rsidRPr="006B3D63">
        <w:rPr>
          <w:rFonts w:asciiTheme="majorBidi" w:hAnsiTheme="majorBidi" w:cstheme="majorBidi"/>
          <w:b/>
          <w:bCs/>
          <w:sz w:val="24"/>
          <w:szCs w:val="24"/>
        </w:rPr>
        <w:t xml:space="preserve">it is a simple technique for problem-solving to reach the roots of the problem, it works by asking why on every step through the problem to get to the bedrock of it, we start by asking why the problem occurred? then </w:t>
      </w:r>
      <w:r w:rsidR="001B64E8" w:rsidRPr="006B3D63">
        <w:rPr>
          <w:rFonts w:asciiTheme="majorBidi" w:hAnsiTheme="majorBidi" w:cstheme="majorBidi"/>
          <w:b/>
          <w:bCs/>
          <w:sz w:val="24"/>
          <w:szCs w:val="24"/>
        </w:rPr>
        <w:t>we</w:t>
      </w:r>
      <w:r w:rsidRPr="006B3D63">
        <w:rPr>
          <w:rFonts w:asciiTheme="majorBidi" w:hAnsiTheme="majorBidi" w:cstheme="majorBidi"/>
          <w:b/>
          <w:bCs/>
          <w:sz w:val="24"/>
          <w:szCs w:val="24"/>
        </w:rPr>
        <w:t xml:space="preserve"> ask why for the answer and so on until we find the solution and prevent it from happening in the future.</w:t>
      </w:r>
    </w:p>
    <w:p w14:paraId="63EAE19A" w14:textId="77777777" w:rsidR="00836ABB" w:rsidRDefault="00836ABB" w:rsidP="00836ABB">
      <w:pPr>
        <w:rPr>
          <w:b/>
          <w:bCs/>
          <w:sz w:val="32"/>
          <w:szCs w:val="32"/>
        </w:rPr>
      </w:pPr>
    </w:p>
    <w:p w14:paraId="44DDB8A5" w14:textId="77777777" w:rsidR="00836ABB" w:rsidRDefault="00836ABB" w:rsidP="00836ABB">
      <w:pPr>
        <w:rPr>
          <w:b/>
          <w:bCs/>
          <w:sz w:val="32"/>
          <w:szCs w:val="32"/>
        </w:rPr>
      </w:pPr>
    </w:p>
    <w:p w14:paraId="09017AC5" w14:textId="77777777" w:rsidR="00836ABB" w:rsidRDefault="00836ABB" w:rsidP="00836ABB">
      <w:pPr>
        <w:rPr>
          <w:b/>
          <w:bCs/>
          <w:sz w:val="32"/>
          <w:szCs w:val="32"/>
        </w:rPr>
      </w:pPr>
    </w:p>
    <w:p w14:paraId="18CF8F77" w14:textId="2CE4EDBB" w:rsidR="00836ABB" w:rsidRDefault="00836ABB" w:rsidP="00957F69">
      <w:pPr>
        <w:jc w:val="center"/>
        <w:rPr>
          <w:b/>
          <w:bCs/>
          <w:sz w:val="32"/>
          <w:szCs w:val="32"/>
        </w:rPr>
      </w:pPr>
      <w:r>
        <w:rPr>
          <w:b/>
          <w:bCs/>
          <w:sz w:val="32"/>
          <w:szCs w:val="32"/>
          <w:lang w:val="en-US" w:eastAsia="en-US"/>
        </w:rPr>
        <w:lastRenderedPageBreak/>
        <w:drawing>
          <wp:inline distT="0" distB="0" distL="0" distR="0" wp14:anchorId="6ED060D7" wp14:editId="71E9AED4">
            <wp:extent cx="5943600" cy="3284220"/>
            <wp:effectExtent l="0" t="0" r="0" b="0"/>
            <wp:docPr id="68927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242DA455" w14:textId="335B8251" w:rsidR="009D1701" w:rsidRPr="00892B6C" w:rsidRDefault="00C9684B" w:rsidP="00C9684B">
      <w:pPr>
        <w:pStyle w:val="NormalWeb"/>
        <w:jc w:val="center"/>
        <w:rPr>
          <w:rFonts w:ascii="Calibri" w:hAnsi="Calibri" w:cs="Calibri"/>
          <w:color w:val="000000"/>
          <w:sz w:val="27"/>
          <w:szCs w:val="27"/>
        </w:rPr>
      </w:pPr>
      <w:r>
        <w:rPr>
          <w:rFonts w:ascii="Calibri" w:hAnsi="Calibri" w:cs="Calibri"/>
          <w:color w:val="000000"/>
          <w:sz w:val="27"/>
          <w:szCs w:val="27"/>
        </w:rPr>
        <w:t>(</w:t>
      </w:r>
      <w:r w:rsidR="00706FE4">
        <w:rPr>
          <w:rFonts w:ascii="Calibri" w:hAnsi="Calibri" w:cs="Calibri"/>
          <w:color w:val="000000"/>
          <w:sz w:val="27"/>
          <w:szCs w:val="27"/>
        </w:rPr>
        <w:t>6</w:t>
      </w:r>
      <w:r>
        <w:rPr>
          <w:rFonts w:ascii="Calibri" w:hAnsi="Calibri" w:cs="Calibri"/>
          <w:color w:val="000000"/>
          <w:sz w:val="27"/>
          <w:szCs w:val="27"/>
        </w:rPr>
        <w:t>)</w:t>
      </w:r>
      <w:r w:rsidR="00892B6C">
        <w:rPr>
          <w:rFonts w:ascii="Calibri" w:hAnsi="Calibri" w:cs="Calibri"/>
          <w:color w:val="000000"/>
          <w:sz w:val="27"/>
          <w:szCs w:val="27"/>
        </w:rPr>
        <w:t>‌</w:t>
      </w:r>
    </w:p>
    <w:p w14:paraId="33E6FA6F" w14:textId="77777777" w:rsidR="009D1701" w:rsidRDefault="009D1701" w:rsidP="00836ABB">
      <w:pPr>
        <w:rPr>
          <w:b/>
          <w:bCs/>
          <w:kern w:val="2"/>
          <w14:ligatures w14:val="standardContextual"/>
        </w:rPr>
      </w:pPr>
    </w:p>
    <w:p w14:paraId="13FB7AE4" w14:textId="4FE58E84" w:rsidR="00546C85" w:rsidRDefault="00546C85" w:rsidP="006B3D63">
      <w:pPr>
        <w:pStyle w:val="Heading1"/>
      </w:pPr>
      <w:bookmarkStart w:id="48" w:name="_Toc166617257"/>
      <w:r w:rsidRPr="00CF417A">
        <w:t>Root Cause Analysis Application</w:t>
      </w:r>
      <w:bookmarkEnd w:id="48"/>
    </w:p>
    <w:p w14:paraId="2F0EF6EB" w14:textId="492A9064" w:rsidR="0086249D" w:rsidRPr="00B12CB0" w:rsidRDefault="00A57CF0" w:rsidP="006B3D63">
      <w:pPr>
        <w:pStyle w:val="Heading1"/>
      </w:pPr>
      <w:bookmarkStart w:id="49" w:name="_Toc166617258"/>
      <w:r w:rsidRPr="00B12CB0">
        <w:t>1-</w:t>
      </w:r>
      <w:r w:rsidR="00D627BB" w:rsidRPr="00B12CB0">
        <w:t>Define the problem</w:t>
      </w:r>
      <w:bookmarkEnd w:id="49"/>
    </w:p>
    <w:p w14:paraId="4E45F62F" w14:textId="774342BF" w:rsidR="00E576CA" w:rsidRDefault="68587C3F" w:rsidP="3A66FBA2">
      <w:r>
        <w:t>Our current problem arises from a failure to stick to our budget, resulting in a significant overspend of 30% for the event. This financial misstep has generated a series of symptoms that are now impacting various stakeholders and the overall success of our event.</w:t>
      </w:r>
    </w:p>
    <w:p w14:paraId="7B62E422" w14:textId="4616AD82" w:rsidR="00E576CA" w:rsidRDefault="68587C3F" w:rsidP="3A66FBA2">
      <w:r>
        <w:t xml:space="preserve"> </w:t>
      </w:r>
    </w:p>
    <w:p w14:paraId="67D69CD6" w14:textId="67A70330" w:rsidR="00E576CA" w:rsidRDefault="68587C3F" w:rsidP="3A66FBA2">
      <w:r>
        <w:t>Financial instability, caused by budget overruns, has introduced stress and uncertainty among stakeholders such as employees, investors, and creditors. This deviation from our financial plan has led to a reduction in our ability to make optimal choices. With a diminished budget, we find ourselves constrained in our options for venues and services, limiting our capacity to deliver the experience we aimed for.</w:t>
      </w:r>
    </w:p>
    <w:p w14:paraId="7C25C3D4" w14:textId="0E856CD1" w:rsidR="00E576CA" w:rsidRDefault="68587C3F" w:rsidP="3A66FBA2">
      <w:r>
        <w:t xml:space="preserve"> </w:t>
      </w:r>
    </w:p>
    <w:p w14:paraId="61E58105" w14:textId="6E83C0BC" w:rsidR="00E576CA" w:rsidRDefault="68587C3F" w:rsidP="3A66FBA2">
      <w:r>
        <w:t xml:space="preserve">Moreover, the strain on resources and the perceived mismanagement of funds not only affects the event but also </w:t>
      </w:r>
      <w:r w:rsidR="30653D99">
        <w:t>affects</w:t>
      </w:r>
      <w:r>
        <w:t xml:space="preserve"> trust and credibility in our organization's ability to execute projects effectively. This loss of confidence can have far-reaching consequences, impacting our relationships with stakeholders and potentially </w:t>
      </w:r>
      <w:r w:rsidR="6EEDEC33">
        <w:t xml:space="preserve">make </w:t>
      </w:r>
      <w:proofErr w:type="gramStart"/>
      <w:r w:rsidR="6EEDEC33">
        <w:t>future plan</w:t>
      </w:r>
      <w:proofErr w:type="gramEnd"/>
      <w:r w:rsidR="6EEDEC33">
        <w:t xml:space="preserve"> hard to succeed</w:t>
      </w:r>
      <w:r>
        <w:t xml:space="preserve">. </w:t>
      </w:r>
    </w:p>
    <w:p w14:paraId="64A9518D" w14:textId="77777777" w:rsidR="00A57CF0" w:rsidRDefault="00A57CF0" w:rsidP="3A66FBA2"/>
    <w:p w14:paraId="016F6EDF" w14:textId="77777777" w:rsidR="00E576CA" w:rsidRDefault="00E576CA" w:rsidP="00CF417A"/>
    <w:p w14:paraId="401165E5" w14:textId="77777777" w:rsidR="00A44238" w:rsidRDefault="00A44238" w:rsidP="00CF417A"/>
    <w:p w14:paraId="471F5294" w14:textId="21BABCCE" w:rsidR="00E576CA" w:rsidRPr="006B3D63" w:rsidRDefault="00826BCF" w:rsidP="006B3D63">
      <w:pPr>
        <w:pStyle w:val="Heading1"/>
        <w:bidi/>
        <w:jc w:val="right"/>
        <w:rPr>
          <w:rtl/>
        </w:rPr>
      </w:pPr>
      <w:bookmarkStart w:id="50" w:name="_Toc166617259"/>
      <w:r w:rsidRPr="006B3D63">
        <w:lastRenderedPageBreak/>
        <w:t xml:space="preserve">2- </w:t>
      </w:r>
      <w:r w:rsidR="0067095B" w:rsidRPr="006B3D63">
        <w:t>Collect data</w:t>
      </w:r>
      <w:bookmarkEnd w:id="50"/>
    </w:p>
    <w:p w14:paraId="12956B69" w14:textId="2F09B374" w:rsidR="00F768B8" w:rsidRDefault="00F768B8" w:rsidP="00CF417A">
      <w:r>
        <w:t xml:space="preserve">We see that </w:t>
      </w:r>
      <w:r w:rsidR="00262F0B">
        <w:t xml:space="preserve">after some </w:t>
      </w:r>
      <w:r w:rsidR="00C23D54">
        <w:t>research</w:t>
      </w:r>
      <w:r w:rsidR="00262F0B">
        <w:t xml:space="preserve"> we </w:t>
      </w:r>
      <w:proofErr w:type="gramStart"/>
      <w:r w:rsidR="00262F0B">
        <w:t>came to the conclusion</w:t>
      </w:r>
      <w:proofErr w:type="gramEnd"/>
      <w:r w:rsidR="00262F0B">
        <w:t xml:space="preserve"> that </w:t>
      </w:r>
      <w:r w:rsidR="001123DF">
        <w:t>the budget was incorrect from different aspects</w:t>
      </w:r>
      <w:r w:rsidR="00624AD3">
        <w:t xml:space="preserve">, as this budget was made </w:t>
      </w:r>
      <w:r w:rsidR="00481819">
        <w:t xml:space="preserve">before looking deeply on the prices of </w:t>
      </w:r>
      <w:r w:rsidR="00B74D99">
        <w:t xml:space="preserve">the logistics and </w:t>
      </w:r>
      <w:r w:rsidR="00943DE6">
        <w:t>reservations and</w:t>
      </w:r>
      <w:r w:rsidR="00694755">
        <w:t xml:space="preserve"> this show how we are down 30%</w:t>
      </w:r>
      <w:r w:rsidR="00943DE6">
        <w:t xml:space="preserve"> from what is the real budget.</w:t>
      </w:r>
    </w:p>
    <w:p w14:paraId="622203D8" w14:textId="563A73EF" w:rsidR="00943DE6" w:rsidRPr="00D410B8" w:rsidRDefault="00943DE6" w:rsidP="00CF417A">
      <w:pPr>
        <w:rPr>
          <w:rFonts w:ascii="Times New Roman" w:hAnsi="Times New Roman" w:cs="Times New Roman"/>
          <w:sz w:val="24"/>
          <w:szCs w:val="24"/>
          <w:lang w:val="en-US" w:bidi="ar-JO"/>
        </w:rPr>
      </w:pPr>
      <w:r>
        <w:rPr>
          <w:rFonts w:ascii="Times New Roman" w:hAnsi="Times New Roman" w:cs="Times New Roman"/>
          <w:sz w:val="24"/>
          <w:szCs w:val="24"/>
        </w:rPr>
        <w:t xml:space="preserve">This problem </w:t>
      </w:r>
      <w:r w:rsidR="00E130DF">
        <w:rPr>
          <w:rFonts w:ascii="Times New Roman" w:hAnsi="Times New Roman" w:cs="Times New Roman"/>
          <w:sz w:val="24"/>
          <w:szCs w:val="24"/>
        </w:rPr>
        <w:t xml:space="preserve">was found when the execution of the initial </w:t>
      </w:r>
      <w:r w:rsidR="004B177C">
        <w:rPr>
          <w:rFonts w:ascii="Times New Roman" w:hAnsi="Times New Roman" w:cs="Times New Roman"/>
          <w:sz w:val="24"/>
          <w:szCs w:val="24"/>
        </w:rPr>
        <w:t xml:space="preserve">steps began </w:t>
      </w:r>
      <w:r w:rsidR="00720393">
        <w:rPr>
          <w:rFonts w:ascii="Times New Roman" w:hAnsi="Times New Roman" w:cs="Times New Roman"/>
          <w:sz w:val="24"/>
          <w:szCs w:val="24"/>
        </w:rPr>
        <w:t>for example when</w:t>
      </w:r>
      <w:r w:rsidR="004B177C">
        <w:rPr>
          <w:rFonts w:ascii="Times New Roman" w:hAnsi="Times New Roman" w:cs="Times New Roman"/>
          <w:sz w:val="24"/>
          <w:szCs w:val="24"/>
        </w:rPr>
        <w:t xml:space="preserve"> we contacted the </w:t>
      </w:r>
      <w:r w:rsidR="00720393">
        <w:rPr>
          <w:rFonts w:ascii="Times New Roman" w:hAnsi="Times New Roman" w:cs="Times New Roman"/>
          <w:sz w:val="24"/>
          <w:szCs w:val="24"/>
        </w:rPr>
        <w:t xml:space="preserve">venue they gave us </w:t>
      </w:r>
      <w:r w:rsidR="00E51F3F">
        <w:rPr>
          <w:rFonts w:ascii="Times New Roman" w:hAnsi="Times New Roman" w:cs="Times New Roman"/>
          <w:sz w:val="24"/>
          <w:szCs w:val="24"/>
        </w:rPr>
        <w:t xml:space="preserve">a  price </w:t>
      </w:r>
      <w:r w:rsidR="00C8363B">
        <w:rPr>
          <w:rFonts w:ascii="Times New Roman" w:hAnsi="Times New Roman" w:cs="Times New Roman"/>
          <w:sz w:val="24"/>
          <w:szCs w:val="24"/>
        </w:rPr>
        <w:t>but when we went to confirm they told us the prices went up since other</w:t>
      </w:r>
      <w:r w:rsidR="00F24C98">
        <w:rPr>
          <w:rFonts w:ascii="Times New Roman" w:hAnsi="Times New Roman" w:cs="Times New Roman"/>
          <w:sz w:val="24"/>
          <w:szCs w:val="24"/>
        </w:rPr>
        <w:t xml:space="preserve">s offered more and it is on a </w:t>
      </w:r>
      <w:r w:rsidR="00D410B8">
        <w:rPr>
          <w:rFonts w:ascii="Times New Roman" w:hAnsi="Times New Roman" w:cs="Times New Roman"/>
          <w:sz w:val="24"/>
          <w:szCs w:val="24"/>
          <w:lang w:val="en-US" w:bidi="ar-JO"/>
        </w:rPr>
        <w:t>busy</w:t>
      </w:r>
      <w:r w:rsidR="002A0154">
        <w:rPr>
          <w:rFonts w:ascii="Times New Roman" w:hAnsi="Times New Roman" w:cs="Times New Roman"/>
          <w:sz w:val="24"/>
          <w:szCs w:val="24"/>
          <w:lang w:val="en-US" w:bidi="ar-JO"/>
        </w:rPr>
        <w:t xml:space="preserve"> month, and the impact of this </w:t>
      </w:r>
      <w:r w:rsidR="002A6F75">
        <w:rPr>
          <w:rFonts w:ascii="Times New Roman" w:hAnsi="Times New Roman" w:cs="Times New Roman"/>
          <w:sz w:val="24"/>
          <w:szCs w:val="24"/>
          <w:lang w:val="en-US" w:bidi="ar-JO"/>
        </w:rPr>
        <w:t>would be catastrophic for us as a team and a company and will</w:t>
      </w:r>
      <w:r w:rsidR="0091179F">
        <w:rPr>
          <w:rFonts w:ascii="Times New Roman" w:hAnsi="Times New Roman" w:cs="Times New Roman"/>
          <w:sz w:val="24"/>
          <w:szCs w:val="24"/>
          <w:lang w:val="en-US" w:bidi="ar-JO"/>
        </w:rPr>
        <w:t xml:space="preserve"> lower our trust rate</w:t>
      </w:r>
      <w:r w:rsidR="006F40BD">
        <w:rPr>
          <w:rFonts w:ascii="Times New Roman" w:hAnsi="Times New Roman" w:cs="Times New Roman"/>
          <w:sz w:val="24"/>
          <w:szCs w:val="24"/>
          <w:lang w:val="en-US" w:bidi="ar-JO"/>
        </w:rPr>
        <w:t xml:space="preserve"> in the market</w:t>
      </w:r>
      <w:r w:rsidR="002A0154">
        <w:rPr>
          <w:rFonts w:ascii="Times New Roman" w:hAnsi="Times New Roman" w:cs="Times New Roman"/>
          <w:sz w:val="24"/>
          <w:szCs w:val="24"/>
          <w:lang w:val="en-US" w:bidi="ar-JO"/>
        </w:rPr>
        <w:t xml:space="preserve"> </w:t>
      </w:r>
      <w:r w:rsidR="009655FE">
        <w:rPr>
          <w:rFonts w:ascii="Times New Roman" w:hAnsi="Times New Roman" w:cs="Times New Roman"/>
          <w:sz w:val="24"/>
          <w:szCs w:val="24"/>
          <w:lang w:val="en-US" w:bidi="ar-JO"/>
        </w:rPr>
        <w:t xml:space="preserve">since the event will be cancelled </w:t>
      </w:r>
      <w:r w:rsidR="00C57146">
        <w:rPr>
          <w:rFonts w:ascii="Times New Roman" w:hAnsi="Times New Roman" w:cs="Times New Roman"/>
          <w:sz w:val="24"/>
          <w:szCs w:val="24"/>
          <w:lang w:val="en-US" w:bidi="ar-JO"/>
        </w:rPr>
        <w:t>if we do not recover from this event</w:t>
      </w:r>
      <w:r w:rsidR="00CD6B76">
        <w:rPr>
          <w:rFonts w:ascii="Times New Roman" w:hAnsi="Times New Roman" w:cs="Times New Roman"/>
          <w:sz w:val="24"/>
          <w:szCs w:val="24"/>
          <w:lang w:val="en-US" w:bidi="ar-JO"/>
        </w:rPr>
        <w:t>.</w:t>
      </w:r>
    </w:p>
    <w:p w14:paraId="26BC51E1" w14:textId="77777777" w:rsidR="0025637D" w:rsidRDefault="0025637D" w:rsidP="00CF417A">
      <w:pPr>
        <w:rPr>
          <w:rFonts w:ascii="Times New Roman" w:hAnsi="Times New Roman" w:cs="Times New Roman"/>
          <w:sz w:val="24"/>
          <w:szCs w:val="24"/>
        </w:rPr>
      </w:pPr>
    </w:p>
    <w:p w14:paraId="23FF9A1C" w14:textId="77777777" w:rsidR="00CF417A" w:rsidRPr="00CF417A" w:rsidRDefault="00CF417A" w:rsidP="00CF417A"/>
    <w:p w14:paraId="689EA4C8" w14:textId="660D4938" w:rsidR="00560514" w:rsidRPr="00560514" w:rsidRDefault="00080EAE" w:rsidP="006070FE">
      <w:pPr>
        <w:pStyle w:val="Heading1"/>
      </w:pPr>
      <w:bookmarkStart w:id="51" w:name="_Toc166617260"/>
      <w:r>
        <w:lastRenderedPageBreak/>
        <w:t>3-</w:t>
      </w:r>
      <w:r w:rsidR="00560514">
        <w:t>Identify possible causes</w:t>
      </w:r>
      <w:bookmarkEnd w:id="51"/>
      <w:r w:rsidR="00560514">
        <w:t xml:space="preserve"> </w:t>
      </w:r>
    </w:p>
    <w:p w14:paraId="43E092B5" w14:textId="7BAF6C37" w:rsidR="00546C85" w:rsidRPr="003203E1" w:rsidRDefault="006B7EFA" w:rsidP="00957F69">
      <w:pPr>
        <w:pStyle w:val="TOC1"/>
        <w:jc w:val="center"/>
      </w:pPr>
      <w:r w:rsidRPr="006B7EFA">
        <w:rPr>
          <w:lang w:val="en-US" w:eastAsia="en-US"/>
        </w:rPr>
        <w:drawing>
          <wp:inline distT="0" distB="0" distL="0" distR="0" wp14:anchorId="13D763B5" wp14:editId="4918D59E">
            <wp:extent cx="5239481" cy="7649643"/>
            <wp:effectExtent l="0" t="0" r="0" b="8890"/>
            <wp:docPr id="90362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28829" name=""/>
                    <pic:cNvPicPr/>
                  </pic:nvPicPr>
                  <pic:blipFill>
                    <a:blip r:embed="rId35"/>
                    <a:stretch>
                      <a:fillRect/>
                    </a:stretch>
                  </pic:blipFill>
                  <pic:spPr>
                    <a:xfrm>
                      <a:off x="0" y="0"/>
                      <a:ext cx="5239481" cy="7649643"/>
                    </a:xfrm>
                    <a:prstGeom prst="rect">
                      <a:avLst/>
                    </a:prstGeom>
                  </pic:spPr>
                </pic:pic>
              </a:graphicData>
            </a:graphic>
          </wp:inline>
        </w:drawing>
      </w:r>
    </w:p>
    <w:p w14:paraId="1F6B91F8" w14:textId="77777777" w:rsidR="009D1701" w:rsidRDefault="009D1701" w:rsidP="00836ABB">
      <w:pPr>
        <w:rPr>
          <w:b/>
          <w:bCs/>
          <w:kern w:val="2"/>
          <w14:ligatures w14:val="standardContextual"/>
        </w:rPr>
      </w:pPr>
    </w:p>
    <w:p w14:paraId="2BFC61C2" w14:textId="229C7F39" w:rsidR="009D1701" w:rsidRPr="00F6187C" w:rsidRDefault="00586F1E" w:rsidP="006B3D63">
      <w:pPr>
        <w:pStyle w:val="Heading1"/>
      </w:pPr>
      <w:bookmarkStart w:id="52" w:name="_Toc166617261"/>
      <w:r w:rsidRPr="00F6187C">
        <w:lastRenderedPageBreak/>
        <w:t xml:space="preserve">4-Identify the root </w:t>
      </w:r>
      <w:r w:rsidR="00F6187C" w:rsidRPr="00F6187C">
        <w:t>cause</w:t>
      </w:r>
      <w:bookmarkEnd w:id="52"/>
      <w:r w:rsidR="00F6187C" w:rsidRPr="00F6187C">
        <w:t xml:space="preserve"> </w:t>
      </w:r>
    </w:p>
    <w:p w14:paraId="6C327057" w14:textId="7BF0D59C" w:rsidR="009D1701" w:rsidRDefault="009B1728" w:rsidP="00836ABB">
      <w:pPr>
        <w:rPr>
          <w:b/>
          <w:bCs/>
          <w:kern w:val="2"/>
          <w14:ligatures w14:val="standardContextual"/>
        </w:rPr>
      </w:pPr>
      <w:r w:rsidRPr="009B1728">
        <w:rPr>
          <w:b/>
          <w:bCs/>
          <w:kern w:val="2"/>
          <w:lang w:val="en-US" w:eastAsia="en-US"/>
          <w14:ligatures w14:val="standardContextual"/>
        </w:rPr>
        <w:drawing>
          <wp:inline distT="0" distB="0" distL="0" distR="0" wp14:anchorId="3B922514" wp14:editId="5561634A">
            <wp:extent cx="6645910" cy="4578985"/>
            <wp:effectExtent l="0" t="0" r="2540" b="0"/>
            <wp:docPr id="105701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16617" name=""/>
                    <pic:cNvPicPr/>
                  </pic:nvPicPr>
                  <pic:blipFill>
                    <a:blip r:embed="rId36"/>
                    <a:stretch>
                      <a:fillRect/>
                    </a:stretch>
                  </pic:blipFill>
                  <pic:spPr>
                    <a:xfrm>
                      <a:off x="0" y="0"/>
                      <a:ext cx="6645910" cy="4578985"/>
                    </a:xfrm>
                    <a:prstGeom prst="rect">
                      <a:avLst/>
                    </a:prstGeom>
                  </pic:spPr>
                </pic:pic>
              </a:graphicData>
            </a:graphic>
          </wp:inline>
        </w:drawing>
      </w:r>
    </w:p>
    <w:p w14:paraId="0E2D6F62" w14:textId="5F27AF71" w:rsidR="009D1701" w:rsidRDefault="009D1701" w:rsidP="00836ABB">
      <w:pPr>
        <w:rPr>
          <w:b/>
          <w:bCs/>
          <w:kern w:val="2"/>
          <w14:ligatures w14:val="standardContextual"/>
        </w:rPr>
      </w:pPr>
    </w:p>
    <w:p w14:paraId="2F41133B" w14:textId="5A6D01E1" w:rsidR="00545276" w:rsidRDefault="00A95BEA" w:rsidP="006B3D63">
      <w:pPr>
        <w:pStyle w:val="Heading1"/>
      </w:pPr>
      <w:bookmarkStart w:id="53" w:name="_Toc166617262"/>
      <w:proofErr w:type="gramStart"/>
      <w:r>
        <w:t>Brain Storming</w:t>
      </w:r>
      <w:proofErr w:type="gramEnd"/>
      <w:r>
        <w:t xml:space="preserve"> </w:t>
      </w:r>
      <w:r w:rsidR="00806966">
        <w:t xml:space="preserve">before </w:t>
      </w:r>
      <w:r w:rsidR="00FD3E33">
        <w:t>implanting</w:t>
      </w:r>
      <w:r w:rsidR="00806966">
        <w:t xml:space="preserve"> </w:t>
      </w:r>
      <w:r w:rsidR="00EC16D9">
        <w:t xml:space="preserve">the </w:t>
      </w:r>
      <w:r w:rsidR="00E2752B">
        <w:t>solutions</w:t>
      </w:r>
      <w:bookmarkEnd w:id="53"/>
      <w:r w:rsidR="00EC16D9">
        <w:t xml:space="preserve"> </w:t>
      </w:r>
    </w:p>
    <w:p w14:paraId="765A496E" w14:textId="77777777" w:rsidR="00AB1F5A" w:rsidRDefault="00AB1F5A" w:rsidP="00AB1F5A">
      <w:r>
        <w:t>To tackle the budget issue, we gathered and brainstormed together, pooling all possible ideas, ranging from logical to the more creative. Everyone had a chance to contribute, discuss, and refine each suggestion. Through this collaborative effort, we generated multiple ideas that evolved and combined into two main concepts:</w:t>
      </w:r>
    </w:p>
    <w:p w14:paraId="00C0024B" w14:textId="1E700731" w:rsidR="00AB1F5A" w:rsidRDefault="008F6734" w:rsidP="001D53F8">
      <w:r>
        <w:t xml:space="preserve">Ahmad Abu </w:t>
      </w:r>
      <w:proofErr w:type="spellStart"/>
      <w:r>
        <w:t>Alsam</w:t>
      </w:r>
      <w:r w:rsidR="1190B610">
        <w:t>e</w:t>
      </w:r>
      <w:r>
        <w:t>n</w:t>
      </w:r>
      <w:proofErr w:type="spellEnd"/>
      <w:r>
        <w:t xml:space="preserve"> suggested</w:t>
      </w:r>
      <w:r w:rsidR="00311436">
        <w:t xml:space="preserve"> </w:t>
      </w:r>
      <w:r w:rsidR="008B702B">
        <w:t>to a</w:t>
      </w:r>
      <w:r w:rsidR="00AB1F5A">
        <w:t>rrang</w:t>
      </w:r>
      <w:r w:rsidR="00FA6961">
        <w:t>e</w:t>
      </w:r>
      <w:r w:rsidR="00AB1F5A">
        <w:t xml:space="preserve"> double beds in the room for attendees: Instead of the typical single bed setup, we proposed placing two beds in each room to accommodate more attendees comfortably. This not only maximizes space utilization but also fosters a more communal atmosphere among participants, along with reducing the budget</w:t>
      </w:r>
      <w:ins w:id="54" w:author="Microsoft Word" w:date="2024-05-14T19:02:00Z">
        <w:r w:rsidR="00FA6961">
          <w:t>.</w:t>
        </w:r>
      </w:ins>
    </w:p>
    <w:p w14:paraId="266C0B6A" w14:textId="7A27D3B2" w:rsidR="00601546" w:rsidRDefault="00AC49E0" w:rsidP="00AB1F5A">
      <w:r>
        <w:t xml:space="preserve">Another great solution was </w:t>
      </w:r>
      <w:r w:rsidR="000C3DAF">
        <w:t>Obada’s</w:t>
      </w:r>
      <w:r w:rsidR="001937BA">
        <w:t xml:space="preserve"> which was </w:t>
      </w:r>
      <w:r>
        <w:t>to negotiate with</w:t>
      </w:r>
      <w:r w:rsidR="00AF736C">
        <w:t xml:space="preserve"> vendors </w:t>
      </w:r>
      <w:proofErr w:type="gramStart"/>
      <w:r w:rsidR="00AF736C">
        <w:t>in order to</w:t>
      </w:r>
      <w:proofErr w:type="gramEnd"/>
      <w:r w:rsidR="00AF736C">
        <w:t xml:space="preserve"> get discount while</w:t>
      </w:r>
      <w:r w:rsidR="00522C3A">
        <w:t xml:space="preserve"> offering them </w:t>
      </w:r>
      <w:r w:rsidR="00A86C49">
        <w:t xml:space="preserve">a </w:t>
      </w:r>
      <w:r w:rsidR="008D5D44">
        <w:t>partnership in the future</w:t>
      </w:r>
      <w:r w:rsidR="00924EA4">
        <w:t>, and this solution not only</w:t>
      </w:r>
      <w:r w:rsidR="008D5D44">
        <w:t xml:space="preserve"> </w:t>
      </w:r>
      <w:r w:rsidR="0065173F">
        <w:t xml:space="preserve">helps with the </w:t>
      </w:r>
      <w:r w:rsidR="008628E5">
        <w:t>current</w:t>
      </w:r>
      <w:r w:rsidR="0065173F">
        <w:t xml:space="preserve"> financial </w:t>
      </w:r>
      <w:r w:rsidR="00C43615">
        <w:t xml:space="preserve">contingency but also </w:t>
      </w:r>
      <w:r w:rsidR="00901543">
        <w:t xml:space="preserve">provides a possibility to </w:t>
      </w:r>
      <w:r w:rsidR="00903158">
        <w:t>work and stay in business</w:t>
      </w:r>
      <w:r w:rsidR="00FE19F7">
        <w:t xml:space="preserve"> in the future.</w:t>
      </w:r>
    </w:p>
    <w:p w14:paraId="6DE648DF" w14:textId="3459C056" w:rsidR="3D7548E9" w:rsidRDefault="00AB1F5A" w:rsidP="3D7548E9">
      <w:r>
        <w:t>Hosting the event in the desert</w:t>
      </w:r>
      <w:r w:rsidR="008C1C68">
        <w:t xml:space="preserve"> was Amr’s </w:t>
      </w:r>
      <w:proofErr w:type="gramStart"/>
      <w:r w:rsidR="008C1C68">
        <w:t xml:space="preserve">idea </w:t>
      </w:r>
      <w:r>
        <w:t>:</w:t>
      </w:r>
      <w:proofErr w:type="gramEnd"/>
      <w:r>
        <w:t xml:space="preserve"> A bold yet intriguing idea emerged to shift the location of the event to the desert. This unconventional setting offers unique opportunities for experiences and engagements, potentially reducing costs associated with venue rental and amenities.</w:t>
      </w:r>
    </w:p>
    <w:p w14:paraId="0641DEF1" w14:textId="5EB9BD63" w:rsidR="74899540" w:rsidRDefault="12736D47" w:rsidP="4E9C569E">
      <w:r>
        <w:lastRenderedPageBreak/>
        <w:t>Creating small shops that sell souvenirs and snacks</w:t>
      </w:r>
      <w:r w:rsidR="008C1C68">
        <w:t xml:space="preserve"> was Ahmad’s idea</w:t>
      </w:r>
      <w:r>
        <w:t xml:space="preserve">: another fantastic idea! Consider opening a small bazaar shop or mini market that offers souvenirs relevant to the local area and any ongoing events. The revenue generated from souvenir sales can directly contribute to addressing our budgetary challenges. </w:t>
      </w:r>
    </w:p>
    <w:p w14:paraId="17539799" w14:textId="3EF24BA6" w:rsidR="74899540" w:rsidRDefault="706E6DE6" w:rsidP="4E9C569E">
      <w:r>
        <w:t xml:space="preserve">We used group passing techniques, everyone suggested one idea then we passed the ideas to each other </w:t>
      </w:r>
      <w:r w:rsidR="70A04A07">
        <w:t>to Critique it and make small improvement one each idea</w:t>
      </w:r>
      <w:r w:rsidR="001F7B0C">
        <w:t>.</w:t>
      </w:r>
    </w:p>
    <w:p w14:paraId="1BFAC00B" w14:textId="77777777" w:rsidR="00E2752B" w:rsidRDefault="00E2752B" w:rsidP="00AB1F5A"/>
    <w:p w14:paraId="6CC0D3DD" w14:textId="77777777" w:rsidR="00E2752B" w:rsidRDefault="00E2752B" w:rsidP="00AB1F5A"/>
    <w:tbl>
      <w:tblPr>
        <w:tblStyle w:val="ListTable3"/>
        <w:tblW w:w="9277" w:type="dxa"/>
        <w:tblLook w:val="04A0" w:firstRow="1" w:lastRow="0" w:firstColumn="1" w:lastColumn="0" w:noHBand="0" w:noVBand="1"/>
      </w:tblPr>
      <w:tblGrid>
        <w:gridCol w:w="1420"/>
        <w:gridCol w:w="280"/>
        <w:gridCol w:w="1064"/>
        <w:gridCol w:w="1281"/>
        <w:gridCol w:w="1279"/>
        <w:gridCol w:w="1268"/>
        <w:gridCol w:w="1315"/>
        <w:gridCol w:w="1358"/>
        <w:gridCol w:w="12"/>
      </w:tblGrid>
      <w:tr w:rsidR="009A4016" w14:paraId="00C428BF" w14:textId="77777777" w:rsidTr="006D5A1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20" w:type="dxa"/>
          </w:tcPr>
          <w:p w14:paraId="7DD5AB0C" w14:textId="77777777" w:rsidR="00332C72" w:rsidRDefault="00332C72" w:rsidP="00FD1B8D">
            <w:pPr>
              <w:jc w:val="center"/>
            </w:pPr>
          </w:p>
        </w:tc>
        <w:tc>
          <w:tcPr>
            <w:tcW w:w="7857" w:type="dxa"/>
            <w:gridSpan w:val="8"/>
          </w:tcPr>
          <w:p w14:paraId="257A1CD3" w14:textId="69C957A6" w:rsidR="35B6EC2F" w:rsidRDefault="005029A4" w:rsidP="00FD1B8D">
            <w:pPr>
              <w:jc w:val="center"/>
              <w:cnfStyle w:val="100000000000" w:firstRow="1" w:lastRow="0" w:firstColumn="0" w:lastColumn="0" w:oddVBand="0" w:evenVBand="0" w:oddHBand="0" w:evenHBand="0" w:firstRowFirstColumn="0" w:firstRowLastColumn="0" w:lastRowFirstColumn="0" w:lastRowLastColumn="0"/>
            </w:pPr>
            <w:r>
              <w:t>Evaluation</w:t>
            </w:r>
            <w:r w:rsidR="00FD78C8">
              <w:t xml:space="preserve"> Matrix </w:t>
            </w:r>
            <w:proofErr w:type="gramStart"/>
            <w:r w:rsidR="00FD78C8">
              <w:t>For</w:t>
            </w:r>
            <w:proofErr w:type="gramEnd"/>
            <w:r w:rsidR="00FD78C8">
              <w:t xml:space="preserve"> </w:t>
            </w:r>
            <w:r w:rsidR="004950CF">
              <w:t>Decision</w:t>
            </w:r>
            <w:r w:rsidR="00FD78C8">
              <w:t xml:space="preserve"> Making</w:t>
            </w:r>
          </w:p>
        </w:tc>
      </w:tr>
      <w:tr w:rsidR="009A4016" w14:paraId="1E19601F" w14:textId="77777777" w:rsidTr="006D5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gridSpan w:val="2"/>
          </w:tcPr>
          <w:p w14:paraId="30AA6200" w14:textId="77777777" w:rsidR="008F083B" w:rsidRDefault="008F083B" w:rsidP="00AB1F5A"/>
        </w:tc>
        <w:tc>
          <w:tcPr>
            <w:tcW w:w="1064" w:type="dxa"/>
          </w:tcPr>
          <w:p w14:paraId="137E6A2D" w14:textId="1448715C" w:rsidR="008F083B" w:rsidRDefault="008F083B" w:rsidP="00AB1F5A">
            <w:pPr>
              <w:cnfStyle w:val="000000100000" w:firstRow="0" w:lastRow="0" w:firstColumn="0" w:lastColumn="0" w:oddVBand="0" w:evenVBand="0" w:oddHBand="1" w:evenHBand="0" w:firstRowFirstColumn="0" w:firstRowLastColumn="0" w:lastRowFirstColumn="0" w:lastRowLastColumn="0"/>
            </w:pPr>
            <w:r>
              <w:t>A</w:t>
            </w:r>
          </w:p>
        </w:tc>
        <w:tc>
          <w:tcPr>
            <w:tcW w:w="1281" w:type="dxa"/>
          </w:tcPr>
          <w:p w14:paraId="73BC0175" w14:textId="3A318C12" w:rsidR="008F083B" w:rsidRDefault="008F083B" w:rsidP="00AB1F5A">
            <w:pPr>
              <w:cnfStyle w:val="000000100000" w:firstRow="0" w:lastRow="0" w:firstColumn="0" w:lastColumn="0" w:oddVBand="0" w:evenVBand="0" w:oddHBand="1" w:evenHBand="0" w:firstRowFirstColumn="0" w:firstRowLastColumn="0" w:lastRowFirstColumn="0" w:lastRowLastColumn="0"/>
            </w:pPr>
            <w:r>
              <w:t>B</w:t>
            </w:r>
          </w:p>
        </w:tc>
        <w:tc>
          <w:tcPr>
            <w:tcW w:w="1279" w:type="dxa"/>
          </w:tcPr>
          <w:p w14:paraId="0E90DFCA" w14:textId="19D76A7B" w:rsidR="008F083B" w:rsidRDefault="008F083B" w:rsidP="00AB1F5A">
            <w:pPr>
              <w:cnfStyle w:val="000000100000" w:firstRow="0" w:lastRow="0" w:firstColumn="0" w:lastColumn="0" w:oddVBand="0" w:evenVBand="0" w:oddHBand="1" w:evenHBand="0" w:firstRowFirstColumn="0" w:firstRowLastColumn="0" w:lastRowFirstColumn="0" w:lastRowLastColumn="0"/>
            </w:pPr>
            <w:r>
              <w:t>C</w:t>
            </w:r>
          </w:p>
        </w:tc>
        <w:tc>
          <w:tcPr>
            <w:tcW w:w="1268" w:type="dxa"/>
          </w:tcPr>
          <w:p w14:paraId="52BC0D48" w14:textId="7EAB0C74" w:rsidR="00332C72" w:rsidRDefault="00332C72" w:rsidP="00AB1F5A">
            <w:pPr>
              <w:cnfStyle w:val="000000100000" w:firstRow="0" w:lastRow="0" w:firstColumn="0" w:lastColumn="0" w:oddVBand="0" w:evenVBand="0" w:oddHBand="1" w:evenHBand="0" w:firstRowFirstColumn="0" w:firstRowLastColumn="0" w:lastRowFirstColumn="0" w:lastRowLastColumn="0"/>
            </w:pPr>
            <w:r>
              <w:t>D</w:t>
            </w:r>
          </w:p>
        </w:tc>
        <w:tc>
          <w:tcPr>
            <w:tcW w:w="1315" w:type="dxa"/>
          </w:tcPr>
          <w:p w14:paraId="11695A60" w14:textId="49477296" w:rsidR="00E22D61" w:rsidRDefault="00E22D61" w:rsidP="00AB1F5A">
            <w:pPr>
              <w:cnfStyle w:val="000000100000" w:firstRow="0" w:lastRow="0" w:firstColumn="0" w:lastColumn="0" w:oddVBand="0" w:evenVBand="0" w:oddHBand="1" w:evenHBand="0" w:firstRowFirstColumn="0" w:firstRowLastColumn="0" w:lastRowFirstColumn="0" w:lastRowLastColumn="0"/>
            </w:pPr>
            <w:r>
              <w:t>Row Sum</w:t>
            </w:r>
          </w:p>
        </w:tc>
        <w:tc>
          <w:tcPr>
            <w:tcW w:w="1370" w:type="dxa"/>
            <w:gridSpan w:val="2"/>
          </w:tcPr>
          <w:p w14:paraId="227FDBA0" w14:textId="0E0F6018" w:rsidR="008F083B" w:rsidRDefault="00E22D61" w:rsidP="00AB1F5A">
            <w:pPr>
              <w:cnfStyle w:val="000000100000" w:firstRow="0" w:lastRow="0" w:firstColumn="0" w:lastColumn="0" w:oddVBand="0" w:evenVBand="0" w:oddHBand="1" w:evenHBand="0" w:firstRowFirstColumn="0" w:firstRowLastColumn="0" w:lastRowFirstColumn="0" w:lastRowLastColumn="0"/>
            </w:pPr>
            <w:r>
              <w:t>Rank</w:t>
            </w:r>
          </w:p>
        </w:tc>
      </w:tr>
      <w:tr w:rsidR="009A4016" w14:paraId="75D402BB" w14:textId="77777777" w:rsidTr="006D5A15">
        <w:trPr>
          <w:trHeight w:val="1178"/>
        </w:trPr>
        <w:tc>
          <w:tcPr>
            <w:cnfStyle w:val="001000000000" w:firstRow="0" w:lastRow="0" w:firstColumn="1" w:lastColumn="0" w:oddVBand="0" w:evenVBand="0" w:oddHBand="0" w:evenHBand="0" w:firstRowFirstColumn="0" w:firstRowLastColumn="0" w:lastRowFirstColumn="0" w:lastRowLastColumn="0"/>
            <w:tcW w:w="1700" w:type="dxa"/>
            <w:gridSpan w:val="2"/>
          </w:tcPr>
          <w:p w14:paraId="4E893451" w14:textId="0BAAB226" w:rsidR="008F083B" w:rsidRDefault="00E22D61" w:rsidP="00AB1F5A">
            <w:r>
              <w:t>A:</w:t>
            </w:r>
            <w:r w:rsidR="0038554C">
              <w:t xml:space="preserve"> </w:t>
            </w:r>
            <w:r w:rsidR="799023C9">
              <w:t>Maximizing Space Efficiency: Two Beds in One Room Strategy</w:t>
            </w:r>
          </w:p>
        </w:tc>
        <w:tc>
          <w:tcPr>
            <w:tcW w:w="1064" w:type="dxa"/>
            <w:shd w:val="clear" w:color="auto" w:fill="FF0000"/>
          </w:tcPr>
          <w:p w14:paraId="00A8E3F7" w14:textId="77777777" w:rsidR="008F083B" w:rsidRDefault="008F083B" w:rsidP="00AB1F5A">
            <w:pPr>
              <w:cnfStyle w:val="000000000000" w:firstRow="0" w:lastRow="0" w:firstColumn="0" w:lastColumn="0" w:oddVBand="0" w:evenVBand="0" w:oddHBand="0" w:evenHBand="0" w:firstRowFirstColumn="0" w:firstRowLastColumn="0" w:lastRowFirstColumn="0" w:lastRowLastColumn="0"/>
            </w:pPr>
          </w:p>
        </w:tc>
        <w:tc>
          <w:tcPr>
            <w:tcW w:w="1281" w:type="dxa"/>
          </w:tcPr>
          <w:p w14:paraId="6A3E3AB8" w14:textId="61C5090D" w:rsidR="008F083B" w:rsidRDefault="0076720A" w:rsidP="00AB1F5A">
            <w:pPr>
              <w:cnfStyle w:val="000000000000" w:firstRow="0" w:lastRow="0" w:firstColumn="0" w:lastColumn="0" w:oddVBand="0" w:evenVBand="0" w:oddHBand="0" w:evenHBand="0" w:firstRowFirstColumn="0" w:firstRowLastColumn="0" w:lastRowFirstColumn="0" w:lastRowLastColumn="0"/>
            </w:pPr>
            <w:r>
              <w:t>1</w:t>
            </w:r>
          </w:p>
        </w:tc>
        <w:tc>
          <w:tcPr>
            <w:tcW w:w="1279" w:type="dxa"/>
          </w:tcPr>
          <w:p w14:paraId="705F8354" w14:textId="65E4D8CE" w:rsidR="008F083B" w:rsidRDefault="005C5443" w:rsidP="00AB1F5A">
            <w:pPr>
              <w:cnfStyle w:val="000000000000" w:firstRow="0" w:lastRow="0" w:firstColumn="0" w:lastColumn="0" w:oddVBand="0" w:evenVBand="0" w:oddHBand="0" w:evenHBand="0" w:firstRowFirstColumn="0" w:firstRowLastColumn="0" w:lastRowFirstColumn="0" w:lastRowLastColumn="0"/>
            </w:pPr>
            <w:r>
              <w:t>0</w:t>
            </w:r>
          </w:p>
        </w:tc>
        <w:tc>
          <w:tcPr>
            <w:tcW w:w="1268" w:type="dxa"/>
          </w:tcPr>
          <w:p w14:paraId="34178AE1" w14:textId="30684214" w:rsidR="00332C72" w:rsidRDefault="006C591B" w:rsidP="00AB1F5A">
            <w:pPr>
              <w:cnfStyle w:val="000000000000" w:firstRow="0" w:lastRow="0" w:firstColumn="0" w:lastColumn="0" w:oddVBand="0" w:evenVBand="0" w:oddHBand="0" w:evenHBand="0" w:firstRowFirstColumn="0" w:firstRowLastColumn="0" w:lastRowFirstColumn="0" w:lastRowLastColumn="0"/>
            </w:pPr>
            <w:r>
              <w:t>1</w:t>
            </w:r>
          </w:p>
        </w:tc>
        <w:tc>
          <w:tcPr>
            <w:tcW w:w="1315" w:type="dxa"/>
          </w:tcPr>
          <w:p w14:paraId="3B6BAFC1" w14:textId="568B1F44" w:rsidR="00E22D61" w:rsidRDefault="006C591B" w:rsidP="00AB1F5A">
            <w:pPr>
              <w:cnfStyle w:val="000000000000" w:firstRow="0" w:lastRow="0" w:firstColumn="0" w:lastColumn="0" w:oddVBand="0" w:evenVBand="0" w:oddHBand="0" w:evenHBand="0" w:firstRowFirstColumn="0" w:firstRowLastColumn="0" w:lastRowFirstColumn="0" w:lastRowLastColumn="0"/>
            </w:pPr>
            <w:r>
              <w:t>2</w:t>
            </w:r>
          </w:p>
        </w:tc>
        <w:tc>
          <w:tcPr>
            <w:tcW w:w="1370" w:type="dxa"/>
            <w:gridSpan w:val="2"/>
          </w:tcPr>
          <w:p w14:paraId="37ACA8C9" w14:textId="6BC2136D" w:rsidR="008F083B" w:rsidRDefault="000615EA" w:rsidP="00AB1F5A">
            <w:pPr>
              <w:cnfStyle w:val="000000000000" w:firstRow="0" w:lastRow="0" w:firstColumn="0" w:lastColumn="0" w:oddVBand="0" w:evenVBand="0" w:oddHBand="0" w:evenHBand="0" w:firstRowFirstColumn="0" w:firstRowLastColumn="0" w:lastRowFirstColumn="0" w:lastRowLastColumn="0"/>
            </w:pPr>
            <w:r>
              <w:t>Second</w:t>
            </w:r>
          </w:p>
        </w:tc>
      </w:tr>
      <w:tr w:rsidR="00FA5642" w14:paraId="37864970" w14:textId="77777777" w:rsidTr="006D5A15">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700" w:type="dxa"/>
            <w:gridSpan w:val="2"/>
          </w:tcPr>
          <w:p w14:paraId="6179A65C" w14:textId="7FE5CAF6" w:rsidR="008F083B" w:rsidRDefault="0038554C" w:rsidP="00AB1F5A">
            <w:r>
              <w:t>B:</w:t>
            </w:r>
            <w:r w:rsidR="000615EA">
              <w:t xml:space="preserve"> </w:t>
            </w:r>
            <w:r w:rsidR="00267798">
              <w:t>negotiation with vendors</w:t>
            </w:r>
          </w:p>
        </w:tc>
        <w:tc>
          <w:tcPr>
            <w:tcW w:w="1064" w:type="dxa"/>
          </w:tcPr>
          <w:p w14:paraId="12EFFCF4" w14:textId="4CE0E7B8" w:rsidR="008F083B" w:rsidRDefault="002F1EFB" w:rsidP="00AB1F5A">
            <w:pPr>
              <w:cnfStyle w:val="000000100000" w:firstRow="0" w:lastRow="0" w:firstColumn="0" w:lastColumn="0" w:oddVBand="0" w:evenVBand="0" w:oddHBand="1" w:evenHBand="0" w:firstRowFirstColumn="0" w:firstRowLastColumn="0" w:lastRowFirstColumn="0" w:lastRowLastColumn="0"/>
            </w:pPr>
            <w:r>
              <w:t>0</w:t>
            </w:r>
          </w:p>
        </w:tc>
        <w:tc>
          <w:tcPr>
            <w:tcW w:w="1281" w:type="dxa"/>
            <w:shd w:val="clear" w:color="auto" w:fill="FF0000"/>
          </w:tcPr>
          <w:p w14:paraId="1BC7D4D7" w14:textId="77777777" w:rsidR="008F083B" w:rsidRDefault="008F083B" w:rsidP="00AB1F5A">
            <w:pPr>
              <w:cnfStyle w:val="000000100000" w:firstRow="0" w:lastRow="0" w:firstColumn="0" w:lastColumn="0" w:oddVBand="0" w:evenVBand="0" w:oddHBand="1" w:evenHBand="0" w:firstRowFirstColumn="0" w:firstRowLastColumn="0" w:lastRowFirstColumn="0" w:lastRowLastColumn="0"/>
            </w:pPr>
          </w:p>
        </w:tc>
        <w:tc>
          <w:tcPr>
            <w:tcW w:w="1279" w:type="dxa"/>
          </w:tcPr>
          <w:p w14:paraId="5C3CF86C" w14:textId="6B266AA3" w:rsidR="008F083B" w:rsidRDefault="002F1EFB" w:rsidP="00AB1F5A">
            <w:pPr>
              <w:cnfStyle w:val="000000100000" w:firstRow="0" w:lastRow="0" w:firstColumn="0" w:lastColumn="0" w:oddVBand="0" w:evenVBand="0" w:oddHBand="1" w:evenHBand="0" w:firstRowFirstColumn="0" w:firstRowLastColumn="0" w:lastRowFirstColumn="0" w:lastRowLastColumn="0"/>
            </w:pPr>
            <w:r>
              <w:t>0</w:t>
            </w:r>
          </w:p>
        </w:tc>
        <w:tc>
          <w:tcPr>
            <w:tcW w:w="1268" w:type="dxa"/>
          </w:tcPr>
          <w:p w14:paraId="217B9967" w14:textId="3FE15A60" w:rsidR="00332C72" w:rsidRDefault="004D6D02" w:rsidP="00AB1F5A">
            <w:pPr>
              <w:cnfStyle w:val="000000100000" w:firstRow="0" w:lastRow="0" w:firstColumn="0" w:lastColumn="0" w:oddVBand="0" w:evenVBand="0" w:oddHBand="1" w:evenHBand="0" w:firstRowFirstColumn="0" w:firstRowLastColumn="0" w:lastRowFirstColumn="0" w:lastRowLastColumn="0"/>
            </w:pPr>
            <w:r>
              <w:t>1</w:t>
            </w:r>
          </w:p>
        </w:tc>
        <w:tc>
          <w:tcPr>
            <w:tcW w:w="1315" w:type="dxa"/>
          </w:tcPr>
          <w:p w14:paraId="18E2ECA5" w14:textId="044337D6" w:rsidR="00E22D61" w:rsidRDefault="006C591B" w:rsidP="00AB1F5A">
            <w:pPr>
              <w:cnfStyle w:val="000000100000" w:firstRow="0" w:lastRow="0" w:firstColumn="0" w:lastColumn="0" w:oddVBand="0" w:evenVBand="0" w:oddHBand="1" w:evenHBand="0" w:firstRowFirstColumn="0" w:firstRowLastColumn="0" w:lastRowFirstColumn="0" w:lastRowLastColumn="0"/>
            </w:pPr>
            <w:r>
              <w:t>1</w:t>
            </w:r>
          </w:p>
        </w:tc>
        <w:tc>
          <w:tcPr>
            <w:tcW w:w="1370" w:type="dxa"/>
            <w:gridSpan w:val="2"/>
          </w:tcPr>
          <w:p w14:paraId="3C2D78F6" w14:textId="135C1ED8" w:rsidR="008F083B" w:rsidRDefault="000615EA" w:rsidP="00AB1F5A">
            <w:pPr>
              <w:cnfStyle w:val="000000100000" w:firstRow="0" w:lastRow="0" w:firstColumn="0" w:lastColumn="0" w:oddVBand="0" w:evenVBand="0" w:oddHBand="1" w:evenHBand="0" w:firstRowFirstColumn="0" w:firstRowLastColumn="0" w:lastRowFirstColumn="0" w:lastRowLastColumn="0"/>
            </w:pPr>
            <w:r>
              <w:t>Th</w:t>
            </w:r>
            <w:r w:rsidR="004D3608">
              <w:t>ird</w:t>
            </w:r>
            <w:r>
              <w:t xml:space="preserve"> </w:t>
            </w:r>
          </w:p>
        </w:tc>
      </w:tr>
      <w:tr w:rsidR="00076084" w14:paraId="5E31E49E" w14:textId="77777777" w:rsidTr="006D5A15">
        <w:trPr>
          <w:trHeight w:val="1340"/>
        </w:trPr>
        <w:tc>
          <w:tcPr>
            <w:cnfStyle w:val="001000000000" w:firstRow="0" w:lastRow="0" w:firstColumn="1" w:lastColumn="0" w:oddVBand="0" w:evenVBand="0" w:oddHBand="0" w:evenHBand="0" w:firstRowFirstColumn="0" w:firstRowLastColumn="0" w:lastRowFirstColumn="0" w:lastRowLastColumn="0"/>
            <w:tcW w:w="1700" w:type="dxa"/>
            <w:gridSpan w:val="2"/>
          </w:tcPr>
          <w:p w14:paraId="35BC1FE3" w14:textId="57FF8031" w:rsidR="008F083B" w:rsidRDefault="0038554C" w:rsidP="00AB1F5A">
            <w:r>
              <w:t>C:</w:t>
            </w:r>
            <w:r w:rsidR="000615EA">
              <w:t xml:space="preserve"> </w:t>
            </w:r>
            <w:r w:rsidR="004F5396">
              <w:t>moving the location to wadi rum</w:t>
            </w:r>
          </w:p>
        </w:tc>
        <w:tc>
          <w:tcPr>
            <w:tcW w:w="1064" w:type="dxa"/>
          </w:tcPr>
          <w:p w14:paraId="0D2004E9" w14:textId="1E18CD31" w:rsidR="008F083B" w:rsidRDefault="002F1EFB" w:rsidP="00AB1F5A">
            <w:pPr>
              <w:cnfStyle w:val="000000000000" w:firstRow="0" w:lastRow="0" w:firstColumn="0" w:lastColumn="0" w:oddVBand="0" w:evenVBand="0" w:oddHBand="0" w:evenHBand="0" w:firstRowFirstColumn="0" w:firstRowLastColumn="0" w:lastRowFirstColumn="0" w:lastRowLastColumn="0"/>
            </w:pPr>
            <w:r>
              <w:t>1</w:t>
            </w:r>
          </w:p>
        </w:tc>
        <w:tc>
          <w:tcPr>
            <w:tcW w:w="1281" w:type="dxa"/>
          </w:tcPr>
          <w:p w14:paraId="20691006" w14:textId="38848FD1" w:rsidR="008F083B" w:rsidRDefault="002F1EFB" w:rsidP="00AB1F5A">
            <w:pPr>
              <w:cnfStyle w:val="000000000000" w:firstRow="0" w:lastRow="0" w:firstColumn="0" w:lastColumn="0" w:oddVBand="0" w:evenVBand="0" w:oddHBand="0" w:evenHBand="0" w:firstRowFirstColumn="0" w:firstRowLastColumn="0" w:lastRowFirstColumn="0" w:lastRowLastColumn="0"/>
            </w:pPr>
            <w:r>
              <w:t>1</w:t>
            </w:r>
          </w:p>
        </w:tc>
        <w:tc>
          <w:tcPr>
            <w:tcW w:w="1279" w:type="dxa"/>
            <w:shd w:val="clear" w:color="auto" w:fill="FF0000"/>
          </w:tcPr>
          <w:p w14:paraId="7998848D" w14:textId="77777777" w:rsidR="008F083B" w:rsidRDefault="008F083B" w:rsidP="00AB1F5A">
            <w:pPr>
              <w:cnfStyle w:val="000000000000" w:firstRow="0" w:lastRow="0" w:firstColumn="0" w:lastColumn="0" w:oddVBand="0" w:evenVBand="0" w:oddHBand="0" w:evenHBand="0" w:firstRowFirstColumn="0" w:firstRowLastColumn="0" w:lastRowFirstColumn="0" w:lastRowLastColumn="0"/>
            </w:pPr>
          </w:p>
        </w:tc>
        <w:tc>
          <w:tcPr>
            <w:tcW w:w="1268" w:type="dxa"/>
          </w:tcPr>
          <w:p w14:paraId="5A06583C" w14:textId="35C59F07" w:rsidR="00332C72" w:rsidRDefault="004D6D02" w:rsidP="00AB1F5A">
            <w:pPr>
              <w:cnfStyle w:val="000000000000" w:firstRow="0" w:lastRow="0" w:firstColumn="0" w:lastColumn="0" w:oddVBand="0" w:evenVBand="0" w:oddHBand="0" w:evenHBand="0" w:firstRowFirstColumn="0" w:firstRowLastColumn="0" w:lastRowFirstColumn="0" w:lastRowLastColumn="0"/>
            </w:pPr>
            <w:r>
              <w:t>1</w:t>
            </w:r>
          </w:p>
        </w:tc>
        <w:tc>
          <w:tcPr>
            <w:tcW w:w="1315" w:type="dxa"/>
          </w:tcPr>
          <w:p w14:paraId="69F451BB" w14:textId="2339BC06" w:rsidR="00E22D61" w:rsidRDefault="006C591B" w:rsidP="00AB1F5A">
            <w:pPr>
              <w:cnfStyle w:val="000000000000" w:firstRow="0" w:lastRow="0" w:firstColumn="0" w:lastColumn="0" w:oddVBand="0" w:evenVBand="0" w:oddHBand="0" w:evenHBand="0" w:firstRowFirstColumn="0" w:firstRowLastColumn="0" w:lastRowFirstColumn="0" w:lastRowLastColumn="0"/>
            </w:pPr>
            <w:r>
              <w:t>3</w:t>
            </w:r>
          </w:p>
        </w:tc>
        <w:tc>
          <w:tcPr>
            <w:tcW w:w="1370" w:type="dxa"/>
            <w:gridSpan w:val="2"/>
          </w:tcPr>
          <w:p w14:paraId="1597089B" w14:textId="5BA0B952" w:rsidR="008F083B" w:rsidRDefault="002F1EFB" w:rsidP="00AB1F5A">
            <w:pPr>
              <w:cnfStyle w:val="000000000000" w:firstRow="0" w:lastRow="0" w:firstColumn="0" w:lastColumn="0" w:oddVBand="0" w:evenVBand="0" w:oddHBand="0" w:evenHBand="0" w:firstRowFirstColumn="0" w:firstRowLastColumn="0" w:lastRowFirstColumn="0" w:lastRowLastColumn="0"/>
            </w:pPr>
            <w:r>
              <w:t xml:space="preserve">First </w:t>
            </w:r>
          </w:p>
        </w:tc>
      </w:tr>
      <w:tr w:rsidR="00332C72" w14:paraId="6F7FAACE" w14:textId="77777777" w:rsidTr="006D5A15">
        <w:trPr>
          <w:gridAfter w:val="1"/>
          <w:cnfStyle w:val="000000100000" w:firstRow="0" w:lastRow="0" w:firstColumn="0" w:lastColumn="0" w:oddVBand="0" w:evenVBand="0" w:oddHBand="1" w:evenHBand="0" w:firstRowFirstColumn="0" w:firstRowLastColumn="0" w:lastRowFirstColumn="0" w:lastRowLastColumn="0"/>
          <w:wAfter w:w="12" w:type="dxa"/>
          <w:trHeight w:val="1340"/>
        </w:trPr>
        <w:tc>
          <w:tcPr>
            <w:cnfStyle w:val="001000000000" w:firstRow="0" w:lastRow="0" w:firstColumn="1" w:lastColumn="0" w:oddVBand="0" w:evenVBand="0" w:oddHBand="0" w:evenHBand="0" w:firstRowFirstColumn="0" w:firstRowLastColumn="0" w:lastRowFirstColumn="0" w:lastRowLastColumn="0"/>
            <w:tcW w:w="1700" w:type="dxa"/>
            <w:gridSpan w:val="2"/>
          </w:tcPr>
          <w:p w14:paraId="400955A2" w14:textId="73941F1A" w:rsidR="00332C72" w:rsidRDefault="00332C72" w:rsidP="00AB1F5A">
            <w:r>
              <w:t>D:</w:t>
            </w:r>
            <w:r w:rsidR="009E65DF">
              <w:t xml:space="preserve"> </w:t>
            </w:r>
            <w:r>
              <w:t>small shop</w:t>
            </w:r>
          </w:p>
        </w:tc>
        <w:tc>
          <w:tcPr>
            <w:tcW w:w="1064" w:type="dxa"/>
          </w:tcPr>
          <w:p w14:paraId="4126F806" w14:textId="3013C475" w:rsidR="00332C72" w:rsidRDefault="00C0071E" w:rsidP="00AB1F5A">
            <w:pPr>
              <w:cnfStyle w:val="000000100000" w:firstRow="0" w:lastRow="0" w:firstColumn="0" w:lastColumn="0" w:oddVBand="0" w:evenVBand="0" w:oddHBand="1" w:evenHBand="0" w:firstRowFirstColumn="0" w:firstRowLastColumn="0" w:lastRowFirstColumn="0" w:lastRowLastColumn="0"/>
            </w:pPr>
            <w:r>
              <w:t>0</w:t>
            </w:r>
          </w:p>
        </w:tc>
        <w:tc>
          <w:tcPr>
            <w:tcW w:w="1281" w:type="dxa"/>
          </w:tcPr>
          <w:p w14:paraId="0F05E5A9" w14:textId="5B03BE96" w:rsidR="00332C72" w:rsidRDefault="000E0D6F" w:rsidP="00AB1F5A">
            <w:pPr>
              <w:cnfStyle w:val="000000100000" w:firstRow="0" w:lastRow="0" w:firstColumn="0" w:lastColumn="0" w:oddVBand="0" w:evenVBand="0" w:oddHBand="1" w:evenHBand="0" w:firstRowFirstColumn="0" w:firstRowLastColumn="0" w:lastRowFirstColumn="0" w:lastRowLastColumn="0"/>
            </w:pPr>
            <w:r>
              <w:t>0</w:t>
            </w:r>
          </w:p>
        </w:tc>
        <w:tc>
          <w:tcPr>
            <w:tcW w:w="1279" w:type="dxa"/>
            <w:shd w:val="clear" w:color="auto" w:fill="auto"/>
          </w:tcPr>
          <w:p w14:paraId="704831F3" w14:textId="0261ED85" w:rsidR="00332C72" w:rsidRDefault="008C4C02" w:rsidP="00AB1F5A">
            <w:pPr>
              <w:cnfStyle w:val="000000100000" w:firstRow="0" w:lastRow="0" w:firstColumn="0" w:lastColumn="0" w:oddVBand="0" w:evenVBand="0" w:oddHBand="1" w:evenHBand="0" w:firstRowFirstColumn="0" w:firstRowLastColumn="0" w:lastRowFirstColumn="0" w:lastRowLastColumn="0"/>
            </w:pPr>
            <w:r>
              <w:t>0</w:t>
            </w:r>
          </w:p>
        </w:tc>
        <w:tc>
          <w:tcPr>
            <w:tcW w:w="1268" w:type="dxa"/>
            <w:shd w:val="clear" w:color="auto" w:fill="FF0000"/>
          </w:tcPr>
          <w:p w14:paraId="4F7B7944" w14:textId="77777777" w:rsidR="00332C72" w:rsidRDefault="00332C72" w:rsidP="00AB1F5A">
            <w:pPr>
              <w:cnfStyle w:val="000000100000" w:firstRow="0" w:lastRow="0" w:firstColumn="0" w:lastColumn="0" w:oddVBand="0" w:evenVBand="0" w:oddHBand="1" w:evenHBand="0" w:firstRowFirstColumn="0" w:firstRowLastColumn="0" w:lastRowFirstColumn="0" w:lastRowLastColumn="0"/>
            </w:pPr>
          </w:p>
        </w:tc>
        <w:tc>
          <w:tcPr>
            <w:tcW w:w="1315" w:type="dxa"/>
          </w:tcPr>
          <w:p w14:paraId="1CB121E7" w14:textId="78EEF4DD" w:rsidR="00332C72" w:rsidRDefault="006C591B" w:rsidP="00AB1F5A">
            <w:pPr>
              <w:cnfStyle w:val="000000100000" w:firstRow="0" w:lastRow="0" w:firstColumn="0" w:lastColumn="0" w:oddVBand="0" w:evenVBand="0" w:oddHBand="1" w:evenHBand="0" w:firstRowFirstColumn="0" w:firstRowLastColumn="0" w:lastRowFirstColumn="0" w:lastRowLastColumn="0"/>
            </w:pPr>
            <w:r>
              <w:t>0</w:t>
            </w:r>
          </w:p>
        </w:tc>
        <w:tc>
          <w:tcPr>
            <w:tcW w:w="1358" w:type="dxa"/>
          </w:tcPr>
          <w:p w14:paraId="526E60AD" w14:textId="07A77FBC" w:rsidR="00332C72" w:rsidRDefault="006C591B" w:rsidP="00AB1F5A">
            <w:pPr>
              <w:cnfStyle w:val="000000100000" w:firstRow="0" w:lastRow="0" w:firstColumn="0" w:lastColumn="0" w:oddVBand="0" w:evenVBand="0" w:oddHBand="1" w:evenHBand="0" w:firstRowFirstColumn="0" w:firstRowLastColumn="0" w:lastRowFirstColumn="0" w:lastRowLastColumn="0"/>
            </w:pPr>
            <w:r>
              <w:t>fo</w:t>
            </w:r>
            <w:r w:rsidR="00EB3930">
              <w:t>urth</w:t>
            </w:r>
          </w:p>
        </w:tc>
      </w:tr>
    </w:tbl>
    <w:p w14:paraId="7AB2D581" w14:textId="77777777" w:rsidR="00E2752B" w:rsidRDefault="00E2752B" w:rsidP="00AB1F5A"/>
    <w:p w14:paraId="0BEE124D" w14:textId="77777777" w:rsidR="00E2752B" w:rsidRDefault="00E2752B" w:rsidP="00AB1F5A"/>
    <w:p w14:paraId="7C12AA95" w14:textId="77777777" w:rsidR="00545276" w:rsidRDefault="00545276" w:rsidP="00836ABB">
      <w:pPr>
        <w:rPr>
          <w:b/>
          <w:bCs/>
          <w:kern w:val="2"/>
          <w14:ligatures w14:val="standardContextual"/>
        </w:rPr>
      </w:pPr>
    </w:p>
    <w:p w14:paraId="05CC26FB" w14:textId="7E539139" w:rsidR="009D1701" w:rsidRDefault="00F6187C" w:rsidP="006B3D63">
      <w:pPr>
        <w:pStyle w:val="Heading1"/>
      </w:pPr>
      <w:bookmarkStart w:id="55" w:name="_Toc166617263"/>
      <w:r>
        <w:t>5-</w:t>
      </w:r>
      <w:r w:rsidR="00560BDC">
        <w:t>Recommend and implem</w:t>
      </w:r>
      <w:r w:rsidR="007501B9">
        <w:t>ent solutions</w:t>
      </w:r>
      <w:bookmarkEnd w:id="55"/>
    </w:p>
    <w:p w14:paraId="739FA44C" w14:textId="77777777" w:rsidR="0060486C" w:rsidRPr="0024244F" w:rsidRDefault="0060486C" w:rsidP="0060486C">
      <w:pPr>
        <w:rPr>
          <w:rFonts w:ascii="Times New Roman" w:hAnsi="Times New Roman" w:cs="Times New Roman"/>
          <w:sz w:val="24"/>
          <w:szCs w:val="24"/>
          <w:lang w:val="en-US"/>
        </w:rPr>
      </w:pPr>
      <w:r>
        <w:rPr>
          <w:rFonts w:ascii="Times New Roman" w:hAnsi="Times New Roman" w:cs="Times New Roman"/>
          <w:sz w:val="24"/>
          <w:szCs w:val="24"/>
        </w:rPr>
        <w:t xml:space="preserve">Such contingency requires creativity and innovation, so after analysing  the problem and having  brainstorming sessions, the team thought of a great solution which is changing the whole venue without compromising the learning outcomes and the experience by holding the event in Wadi Rum in the vast desert that will give each attendee the clarity for learning and it will not only maintain the quality of the event it will cost 25% of the original cost and allow us to provide more activities to ensure the educational experience, the great feature about this place is that it is very easy to deal with especially with transportation where we will arrange busses and vans to take the attendees from the capital, and the venue can be made in a primitive style in the desert in tents, which will originate the experience and facilitate communication. The event will run the same way as the initial plan. So, to implement successfully we sent a team responsible of researching how to implement the event in Wadi Rum, and they found out that the fee per person costs five </w:t>
      </w:r>
      <w:proofErr w:type="spellStart"/>
      <w:r>
        <w:rPr>
          <w:rFonts w:ascii="Times New Roman" w:hAnsi="Times New Roman" w:cs="Times New Roman"/>
          <w:sz w:val="24"/>
          <w:szCs w:val="24"/>
        </w:rPr>
        <w:lastRenderedPageBreak/>
        <w:t>Jds</w:t>
      </w:r>
      <w:proofErr w:type="spellEnd"/>
      <w:r>
        <w:rPr>
          <w:rFonts w:ascii="Times New Roman" w:hAnsi="Times New Roman" w:cs="Times New Roman"/>
          <w:sz w:val="24"/>
          <w:szCs w:val="24"/>
        </w:rPr>
        <w:t xml:space="preserve"> which is significantly less than renting the hotel, so the cost is significantly decreased. They also researched the cost of tents and the needed equipment to run the event smoothly. And they gave a report that describes how the event will be much cheaper like this doesn’t sacrifice the experience but actually improves it by inspiring the attendees by the extraordinary nature in Wadi Rum as it will help them bond fast and create memorable experiences, but they also mentioned in the report that there are some risks in the taking this step such as: weather (hot days with cold nights) so a solution to that problem is to tell the attendees the importance of bringing appropriate clothes beforehand, also there will be minimal electricity so everyone should bring their own power bank. We are proud to say that our team researched enough to ensure that most contingencies are covered even the medical emergencies where there is a plan for whoever can’t continue the event. So, as you can see this way it is not only about learning, but also about enjoying nature while connecting to each other.</w:t>
      </w:r>
    </w:p>
    <w:p w14:paraId="24693840" w14:textId="77777777" w:rsidR="0060486C" w:rsidRPr="0060486C" w:rsidRDefault="0060486C" w:rsidP="00836ABB">
      <w:pPr>
        <w:rPr>
          <w:b/>
          <w:bCs/>
          <w:kern w:val="2"/>
          <w:lang w:val="en-US"/>
          <w14:ligatures w14:val="standardContextual"/>
        </w:rPr>
      </w:pPr>
    </w:p>
    <w:p w14:paraId="1277464E" w14:textId="6D6448AF" w:rsidR="009D1701" w:rsidRDefault="009D1701" w:rsidP="00836ABB">
      <w:pPr>
        <w:rPr>
          <w:b/>
          <w:bCs/>
          <w:kern w:val="2"/>
          <w14:ligatures w14:val="standardContextual"/>
        </w:rPr>
      </w:pPr>
    </w:p>
    <w:p w14:paraId="5AC0DA2F" w14:textId="77777777" w:rsidR="009D1701" w:rsidRDefault="009D1701" w:rsidP="00836ABB">
      <w:pPr>
        <w:rPr>
          <w:b/>
          <w:bCs/>
          <w:kern w:val="2"/>
          <w14:ligatures w14:val="standardContextual"/>
        </w:rPr>
      </w:pPr>
    </w:p>
    <w:p w14:paraId="2DEA5544" w14:textId="77777777" w:rsidR="008B08CB" w:rsidRDefault="008B08CB" w:rsidP="00836ABB">
      <w:pPr>
        <w:rPr>
          <w:b/>
          <w:bCs/>
          <w:kern w:val="2"/>
          <w14:ligatures w14:val="standardContextual"/>
        </w:rPr>
      </w:pPr>
    </w:p>
    <w:p w14:paraId="576F1D05" w14:textId="77777777" w:rsidR="008B08CB" w:rsidRDefault="008B08CB" w:rsidP="00836ABB">
      <w:pPr>
        <w:rPr>
          <w:b/>
          <w:bCs/>
          <w:kern w:val="2"/>
          <w14:ligatures w14:val="standardContextual"/>
        </w:rPr>
      </w:pPr>
    </w:p>
    <w:p w14:paraId="46B82A17" w14:textId="77777777" w:rsidR="008B08CB" w:rsidRDefault="008B08CB" w:rsidP="00836ABB">
      <w:pPr>
        <w:rPr>
          <w:b/>
          <w:bCs/>
          <w:kern w:val="2"/>
          <w14:ligatures w14:val="standardContextual"/>
        </w:rPr>
      </w:pPr>
    </w:p>
    <w:p w14:paraId="26E7423B" w14:textId="77777777" w:rsidR="008B08CB" w:rsidRDefault="008B08CB" w:rsidP="00836ABB">
      <w:pPr>
        <w:rPr>
          <w:b/>
          <w:bCs/>
          <w:kern w:val="2"/>
          <w14:ligatures w14:val="standardContextual"/>
        </w:rPr>
      </w:pPr>
    </w:p>
    <w:p w14:paraId="1C02865F" w14:textId="77777777" w:rsidR="00836ABB" w:rsidRDefault="00836ABB" w:rsidP="006B3D63">
      <w:pPr>
        <w:pStyle w:val="Heading1"/>
        <w:rPr>
          <w:b/>
          <w:bCs/>
        </w:rPr>
      </w:pPr>
      <w:bookmarkStart w:id="56" w:name="_Toc166617264"/>
      <w:r>
        <w:t>Applied Methodologies</w:t>
      </w:r>
      <w:bookmarkEnd w:id="56"/>
    </w:p>
    <w:p w14:paraId="27E99EE3" w14:textId="77777777" w:rsidR="00836ABB" w:rsidRDefault="00836ABB" w:rsidP="00836ABB">
      <w:pPr>
        <w:pStyle w:val="NormalWeb"/>
      </w:pPr>
      <w:r>
        <w:t xml:space="preserve">For an event planning company, the best methodology would depend on the nature of the </w:t>
      </w:r>
      <w:proofErr w:type="gramStart"/>
      <w:r>
        <w:t>event ,</w:t>
      </w:r>
      <w:proofErr w:type="gramEnd"/>
      <w:r>
        <w:t xml:space="preserve"> the size of the team, and the level of flexibility required. Here's an overview of the three most used methodologies in </w:t>
      </w:r>
      <w:proofErr w:type="gramStart"/>
      <w:r>
        <w:t>companies :</w:t>
      </w:r>
      <w:proofErr w:type="gramEnd"/>
    </w:p>
    <w:p w14:paraId="21F55835" w14:textId="33914108" w:rsidR="00836ABB" w:rsidRPr="008D5897" w:rsidRDefault="00836ABB" w:rsidP="006B3D63">
      <w:pPr>
        <w:pStyle w:val="Heading1"/>
        <w:rPr>
          <w:rFonts w:ascii="Times New Roman" w:eastAsia="Times New Roman" w:hAnsi="Times New Roman" w:cs="Times New Roman"/>
        </w:rPr>
      </w:pPr>
      <w:bookmarkStart w:id="57" w:name="_Toc166617265"/>
      <w:r>
        <w:rPr>
          <w:rFonts w:hAnsi="Symbol"/>
        </w:rPr>
        <w:t>·</w:t>
      </w:r>
      <w:r>
        <w:rPr>
          <w:rFonts w:ascii="Times New Roman" w:eastAsia="Times New Roman" w:hAnsi="Times New Roman" w:cs="Times New Roman"/>
        </w:rPr>
        <w:t xml:space="preserve"> </w:t>
      </w:r>
      <w:r>
        <w:rPr>
          <w:rFonts w:ascii="Times New Roman" w:eastAsia="Times New Roman" w:hAnsi="Times New Roman" w:cs="Times New Roman"/>
          <w:b/>
          <w:bCs/>
        </w:rPr>
        <w:t>Waterfall Methodology</w:t>
      </w:r>
      <w:r>
        <w:rPr>
          <w:rFonts w:ascii="Times New Roman" w:eastAsia="Times New Roman" w:hAnsi="Times New Roman" w:cs="Times New Roman"/>
        </w:rPr>
        <w:t>:</w:t>
      </w:r>
      <w:bookmarkEnd w:id="57"/>
    </w:p>
    <w:p w14:paraId="5C45BBF9" w14:textId="77777777" w:rsidR="00836ABB" w:rsidRDefault="00836ABB" w:rsidP="00836ABB">
      <w:pPr>
        <w:pStyle w:val="NormalWeb"/>
      </w:pPr>
      <w:r>
        <w:t>When discussing the Waterfall methodology, we found out some advantages and disadvantages. Firstly, the advantages of this methodology arise from its clear structure for planning and executing an event or project where there is less back and forth with customizations or while developing customizations. This methodology works perfectly with large projects with clear outcomes, such as building housing units or a rail system, where timelines and costs are easily predictable due to the clarity of the Waterfall methodology.</w:t>
      </w:r>
    </w:p>
    <w:p w14:paraId="7A492DAC" w14:textId="77777777" w:rsidR="00836ABB" w:rsidRDefault="00836ABB" w:rsidP="00836ABB">
      <w:pPr>
        <w:pStyle w:val="NormalWeb"/>
      </w:pPr>
      <w:r>
        <w:t xml:space="preserve">On the other hand, there are some disadvantages. The lack of flexibility is one, where customization goes against the falling direction of the water, as I like to describe it. Additionally, stakeholders and clients have less involvement in the project. In some projects, this can cause issues. For example, when making software using Waterfall, which is a big mistake by the one who chooses the methodology, a year later new technologies are </w:t>
      </w:r>
      <w:proofErr w:type="gramStart"/>
      <w:r>
        <w:t>released</w:t>
      </w:r>
      <w:proofErr w:type="gramEnd"/>
      <w:r>
        <w:t xml:space="preserve"> or new trends and customer needs arise. This can make your software great, but a year earlier, it may be </w:t>
      </w:r>
      <w:proofErr w:type="gramStart"/>
      <w:r>
        <w:t>outdated</w:t>
      </w:r>
      <w:proofErr w:type="gramEnd"/>
    </w:p>
    <w:p w14:paraId="646A271A" w14:textId="77777777" w:rsidR="00836ABB" w:rsidRDefault="00836ABB" w:rsidP="00836ABB">
      <w:pPr>
        <w:pStyle w:val="NormalWeb"/>
        <w:tabs>
          <w:tab w:val="left" w:pos="804"/>
        </w:tabs>
      </w:pPr>
      <w:r>
        <w:t>.</w:t>
      </w:r>
      <w:r>
        <w:tab/>
      </w:r>
    </w:p>
    <w:p w14:paraId="576B07F4" w14:textId="77777777" w:rsidR="00836ABB" w:rsidRDefault="00836ABB" w:rsidP="00836ABB">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When applying the Waterfall methodology to event planning, the process is typically divided into four primary phases:</w:t>
      </w:r>
    </w:p>
    <w:p w14:paraId="401D10FB" w14:textId="77777777" w:rsidR="00836ABB" w:rsidRDefault="00836ABB" w:rsidP="00E22AF4">
      <w:pPr>
        <w:numPr>
          <w:ilvl w:val="0"/>
          <w:numId w:val="1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lastRenderedPageBreak/>
        <w:t>Gather Requirements</w:t>
      </w:r>
      <w:r>
        <w:rPr>
          <w:rFonts w:ascii="Times New Roman" w:eastAsia="Times New Roman" w:hAnsi="Times New Roman" w:cs="Times New Roman"/>
        </w:rPr>
        <w:t>: Collect all necessary information and requirements for the event from clients or stakeholders.</w:t>
      </w:r>
    </w:p>
    <w:p w14:paraId="362131E5" w14:textId="77777777" w:rsidR="00836ABB" w:rsidRDefault="00836ABB" w:rsidP="00E22AF4">
      <w:pPr>
        <w:numPr>
          <w:ilvl w:val="0"/>
          <w:numId w:val="1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Design</w:t>
      </w:r>
      <w:r>
        <w:rPr>
          <w:rFonts w:ascii="Times New Roman" w:eastAsia="Times New Roman" w:hAnsi="Times New Roman" w:cs="Times New Roman"/>
        </w:rPr>
        <w:t>: Develop a comprehensive event plan based on the gathered requirements, including the agenda, session topics, speaker lineup, logistical arrangements, and marketing strategy.</w:t>
      </w:r>
    </w:p>
    <w:p w14:paraId="3283E753" w14:textId="77777777" w:rsidR="00836ABB" w:rsidRDefault="00836ABB" w:rsidP="00E22AF4">
      <w:pPr>
        <w:numPr>
          <w:ilvl w:val="0"/>
          <w:numId w:val="1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Implement</w:t>
      </w:r>
      <w:r>
        <w:rPr>
          <w:rFonts w:ascii="Times New Roman" w:eastAsia="Times New Roman" w:hAnsi="Times New Roman" w:cs="Times New Roman"/>
        </w:rPr>
        <w:t>: Execute the plans devised in the design phase, coordinating with vendors, managing event logistics, overseeing venue setup, and ensuring smooth operations during the event.</w:t>
      </w:r>
    </w:p>
    <w:p w14:paraId="094E196C" w14:textId="77777777" w:rsidR="00836ABB" w:rsidRDefault="00836ABB" w:rsidP="00E22AF4">
      <w:pPr>
        <w:numPr>
          <w:ilvl w:val="0"/>
          <w:numId w:val="1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Testing and Maintenance</w:t>
      </w:r>
      <w:r>
        <w:rPr>
          <w:rFonts w:ascii="Times New Roman" w:eastAsia="Times New Roman" w:hAnsi="Times New Roman" w:cs="Times New Roman"/>
        </w:rPr>
        <w:t xml:space="preserve">: Conduct any necessary testing or adjustments during the event to ensure everything runs smoothly and address any issues that may </w:t>
      </w:r>
      <w:proofErr w:type="gramStart"/>
      <w:r>
        <w:rPr>
          <w:rFonts w:ascii="Times New Roman" w:eastAsia="Times New Roman" w:hAnsi="Times New Roman" w:cs="Times New Roman"/>
        </w:rPr>
        <w:t>arise</w:t>
      </w:r>
      <w:proofErr w:type="gramEnd"/>
    </w:p>
    <w:p w14:paraId="6C8182A0" w14:textId="2E71AA91" w:rsidR="00D9003D" w:rsidRDefault="00D9003D" w:rsidP="00D9003D">
      <w:pPr>
        <w:spacing w:before="100" w:beforeAutospacing="1" w:after="100" w:afterAutospacing="1" w:line="240" w:lineRule="auto"/>
        <w:ind w:left="360"/>
        <w:rPr>
          <w:rFonts w:ascii="Times New Roman" w:eastAsia="Times New Roman" w:hAnsi="Times New Roman" w:cs="Times New Roman"/>
        </w:rPr>
      </w:pPr>
      <w:r>
        <w:rPr>
          <w:noProof/>
        </w:rPr>
        <w:drawing>
          <wp:inline distT="0" distB="0" distL="0" distR="0" wp14:anchorId="497AEB01" wp14:editId="2C17494B">
            <wp:extent cx="6645910" cy="3399155"/>
            <wp:effectExtent l="0" t="0" r="2540" b="0"/>
            <wp:docPr id="1222911727" name="Picture 1" descr="waterfall Methodology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in software develop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3399155"/>
                    </a:xfrm>
                    <a:prstGeom prst="rect">
                      <a:avLst/>
                    </a:prstGeom>
                    <a:noFill/>
                    <a:ln>
                      <a:noFill/>
                    </a:ln>
                  </pic:spPr>
                </pic:pic>
              </a:graphicData>
            </a:graphic>
          </wp:inline>
        </w:drawing>
      </w:r>
    </w:p>
    <w:p w14:paraId="1431F58A" w14:textId="5F955E77" w:rsidR="00836ABB" w:rsidRDefault="001A13F0" w:rsidP="001A13F0">
      <w:pPr>
        <w:spacing w:before="100" w:beforeAutospacing="1" w:after="100" w:afterAutospacing="1" w:line="240" w:lineRule="auto"/>
        <w:ind w:left="720"/>
        <w:jc w:val="center"/>
        <w:rPr>
          <w:rFonts w:ascii="Times New Roman" w:eastAsia="Times New Roman" w:hAnsi="Times New Roman" w:cs="Times New Roman"/>
          <w:b/>
          <w:bCs/>
        </w:rPr>
      </w:pPr>
      <w:r>
        <w:rPr>
          <w:rFonts w:ascii="Times New Roman" w:eastAsia="Times New Roman" w:hAnsi="Times New Roman" w:cs="Times New Roman"/>
          <w:b/>
          <w:bCs/>
        </w:rPr>
        <w:t>(</w:t>
      </w:r>
      <w:r w:rsidR="00A04121">
        <w:rPr>
          <w:rFonts w:ascii="Times New Roman" w:eastAsia="Times New Roman" w:hAnsi="Times New Roman" w:cs="Times New Roman"/>
          <w:b/>
          <w:bCs/>
        </w:rPr>
        <w:t>7</w:t>
      </w:r>
      <w:r>
        <w:rPr>
          <w:rFonts w:ascii="Times New Roman" w:eastAsia="Times New Roman" w:hAnsi="Times New Roman" w:cs="Times New Roman"/>
          <w:b/>
          <w:bCs/>
        </w:rPr>
        <w:t>)</w:t>
      </w:r>
    </w:p>
    <w:p w14:paraId="5BA5768A" w14:textId="77777777" w:rsidR="00836ABB" w:rsidRDefault="00836ABB" w:rsidP="00836ABB">
      <w:pPr>
        <w:spacing w:before="100" w:beforeAutospacing="1" w:after="100" w:afterAutospacing="1" w:line="240" w:lineRule="auto"/>
        <w:ind w:left="720"/>
        <w:rPr>
          <w:rFonts w:ascii="Times New Roman" w:eastAsia="Times New Roman" w:hAnsi="Times New Roman" w:cs="Times New Roman"/>
          <w:b/>
          <w:bCs/>
        </w:rPr>
      </w:pPr>
    </w:p>
    <w:p w14:paraId="75C169F1" w14:textId="77777777" w:rsidR="00836ABB" w:rsidRDefault="00836ABB" w:rsidP="006B3D63">
      <w:pPr>
        <w:pStyle w:val="Heading1"/>
        <w:rPr>
          <w:rFonts w:ascii="Times New Roman" w:eastAsia="Times New Roman" w:hAnsi="Times New Roman" w:cs="Times New Roman"/>
          <w:b/>
          <w:bCs/>
        </w:rPr>
      </w:pPr>
      <w:bookmarkStart w:id="58" w:name="_Toc166617266"/>
      <w:r>
        <w:t>• Scrum Methodology:</w:t>
      </w:r>
      <w:bookmarkEnd w:id="58"/>
    </w:p>
    <w:p w14:paraId="180A2C47" w14:textId="77777777" w:rsidR="00836ABB" w:rsidRDefault="00836ABB" w:rsidP="00836AB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rPr>
        <w:t>When discussing the Scrum methodology, we find both advantages and disadvantages.</w:t>
      </w:r>
    </w:p>
    <w:p w14:paraId="59515EA8" w14:textId="77777777" w:rsidR="00836ABB" w:rsidRDefault="00836ABB" w:rsidP="00836ABB">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Advantages: Scrum is a flexible approach that allows for iterative development, which can be beneficial for event planning where requirements may evolve. It promotes collaboration and communication among team members, leading to better outcomes. Additionally, Scrum allows for quick adaptation to changes, making it suitable for dynamic event environments.</w:t>
      </w:r>
    </w:p>
    <w:p w14:paraId="21A93C15" w14:textId="77777777" w:rsidR="00836ABB" w:rsidRDefault="00836ABB" w:rsidP="00836ABB">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Disadvantages: Scrum can be challenging to implement and manage, especially for teams unfamiliar with the methodology. It requires a high level of discipline and commitment from team members. Additionally, Scrum may not be suitable for all types of events, especially those with strict timelines and budgets.</w:t>
      </w:r>
    </w:p>
    <w:p w14:paraId="7472BE6D" w14:textId="77777777" w:rsidR="00836ABB" w:rsidRDefault="00836ABB" w:rsidP="00836ABB">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When applying the Scrum methodology to event planning, the process is divided into several phases:</w:t>
      </w:r>
    </w:p>
    <w:p w14:paraId="710062C4" w14:textId="77777777" w:rsidR="00836ABB" w:rsidRDefault="00836ABB" w:rsidP="00E22AF4">
      <w:pPr>
        <w:numPr>
          <w:ilvl w:val="0"/>
          <w:numId w:val="18"/>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Product Backlog Creation</w:t>
      </w:r>
      <w:r>
        <w:rPr>
          <w:rFonts w:ascii="Times New Roman" w:eastAsia="Times New Roman" w:hAnsi="Times New Roman" w:cs="Times New Roman"/>
        </w:rPr>
        <w:t>: Create a list of all tasks and requirements for the event, such as booking artists, securing sponsors, and marketing the event.</w:t>
      </w:r>
    </w:p>
    <w:p w14:paraId="36D9ED1E" w14:textId="77777777" w:rsidR="00836ABB" w:rsidRDefault="00836ABB" w:rsidP="00E22AF4">
      <w:pPr>
        <w:numPr>
          <w:ilvl w:val="0"/>
          <w:numId w:val="18"/>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Sprint Planning</w:t>
      </w:r>
      <w:r>
        <w:rPr>
          <w:rFonts w:ascii="Times New Roman" w:eastAsia="Times New Roman" w:hAnsi="Times New Roman" w:cs="Times New Roman"/>
        </w:rPr>
        <w:t xml:space="preserve">: Select tasks from the product backlog to work on during a fixed </w:t>
      </w:r>
      <w:proofErr w:type="gramStart"/>
      <w:r>
        <w:rPr>
          <w:rFonts w:ascii="Times New Roman" w:eastAsia="Times New Roman" w:hAnsi="Times New Roman" w:cs="Times New Roman"/>
        </w:rPr>
        <w:t>time period</w:t>
      </w:r>
      <w:proofErr w:type="gramEnd"/>
      <w:r>
        <w:rPr>
          <w:rFonts w:ascii="Times New Roman" w:eastAsia="Times New Roman" w:hAnsi="Times New Roman" w:cs="Times New Roman"/>
        </w:rPr>
        <w:t xml:space="preserve"> (usually 2-4 weeks) and create a sprint backlog.</w:t>
      </w:r>
    </w:p>
    <w:p w14:paraId="616A71BC" w14:textId="77777777" w:rsidR="00836ABB" w:rsidRDefault="00836ABB" w:rsidP="00E22AF4">
      <w:pPr>
        <w:numPr>
          <w:ilvl w:val="0"/>
          <w:numId w:val="18"/>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lastRenderedPageBreak/>
        <w:t>Daily Standups</w:t>
      </w:r>
      <w:r>
        <w:rPr>
          <w:rFonts w:ascii="Times New Roman" w:eastAsia="Times New Roman" w:hAnsi="Times New Roman" w:cs="Times New Roman"/>
        </w:rPr>
        <w:t>: Hold daily meetings to discuss progress, obstacles, and plans for the day, keeping the team aligned.</w:t>
      </w:r>
    </w:p>
    <w:p w14:paraId="4B9A3155" w14:textId="77777777" w:rsidR="00836ABB" w:rsidRDefault="00836ABB" w:rsidP="00E22AF4">
      <w:pPr>
        <w:numPr>
          <w:ilvl w:val="0"/>
          <w:numId w:val="18"/>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Sprint Review</w:t>
      </w:r>
      <w:r>
        <w:rPr>
          <w:rFonts w:ascii="Times New Roman" w:eastAsia="Times New Roman" w:hAnsi="Times New Roman" w:cs="Times New Roman"/>
        </w:rPr>
        <w:t xml:space="preserve">: Demonstrate completed work to stakeholders, gather feedback, and </w:t>
      </w:r>
      <w:proofErr w:type="gramStart"/>
      <w:r>
        <w:rPr>
          <w:rFonts w:ascii="Times New Roman" w:eastAsia="Times New Roman" w:hAnsi="Times New Roman" w:cs="Times New Roman"/>
        </w:rPr>
        <w:t>make adjustments to</w:t>
      </w:r>
      <w:proofErr w:type="gramEnd"/>
      <w:r>
        <w:rPr>
          <w:rFonts w:ascii="Times New Roman" w:eastAsia="Times New Roman" w:hAnsi="Times New Roman" w:cs="Times New Roman"/>
        </w:rPr>
        <w:t xml:space="preserve"> the project plan.</w:t>
      </w:r>
    </w:p>
    <w:p w14:paraId="75636344" w14:textId="77777777" w:rsidR="00836ABB" w:rsidRDefault="00836ABB" w:rsidP="00E22AF4">
      <w:pPr>
        <w:numPr>
          <w:ilvl w:val="0"/>
          <w:numId w:val="18"/>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Sprint Retrospective</w:t>
      </w:r>
      <w:r>
        <w:rPr>
          <w:rFonts w:ascii="Times New Roman" w:eastAsia="Times New Roman" w:hAnsi="Times New Roman" w:cs="Times New Roman"/>
        </w:rPr>
        <w:t>: Reflect on the sprint, identify areas for improvement, and continuously improve processes and performance over time.</w:t>
      </w:r>
    </w:p>
    <w:p w14:paraId="00E41C4C" w14:textId="77777777" w:rsidR="00836ABB" w:rsidRDefault="00836ABB" w:rsidP="00836ABB">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Overall, Scrum can be beneficial for event planning, especially for events requiring flexibility and collaboration. However, it may need adaptation to suit specific event and team needs.</w:t>
      </w:r>
    </w:p>
    <w:p w14:paraId="0D335F27" w14:textId="14A1C916" w:rsidR="0052481A" w:rsidRDefault="0052481A" w:rsidP="00836ABB">
      <w:pPr>
        <w:spacing w:before="100" w:beforeAutospacing="1" w:after="100" w:afterAutospacing="1" w:line="240" w:lineRule="auto"/>
        <w:rPr>
          <w:rFonts w:ascii="Times New Roman" w:eastAsia="Times New Roman" w:hAnsi="Times New Roman" w:cs="Times New Roman"/>
        </w:rPr>
      </w:pPr>
      <w:r>
        <w:rPr>
          <w:noProof/>
        </w:rPr>
        <w:drawing>
          <wp:inline distT="0" distB="0" distL="0" distR="0" wp14:anchorId="20AF86EB" wp14:editId="67B07622">
            <wp:extent cx="6645910" cy="3432810"/>
            <wp:effectExtent l="0" t="0" r="0" b="0"/>
            <wp:docPr id="2136027665" name="Picture 2" descr="process of scrum agile meth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 of scrum agile method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3432810"/>
                    </a:xfrm>
                    <a:prstGeom prst="rect">
                      <a:avLst/>
                    </a:prstGeom>
                    <a:noFill/>
                    <a:ln>
                      <a:noFill/>
                    </a:ln>
                  </pic:spPr>
                </pic:pic>
              </a:graphicData>
            </a:graphic>
          </wp:inline>
        </w:drawing>
      </w:r>
    </w:p>
    <w:p w14:paraId="3F7727D6" w14:textId="375B2BCF" w:rsidR="0052481A" w:rsidRDefault="0052481A" w:rsidP="0052481A">
      <w:pPr>
        <w:spacing w:before="100" w:beforeAutospacing="1"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rPr>
        <w:t>(8)</w:t>
      </w:r>
    </w:p>
    <w:p w14:paraId="4A1E3500" w14:textId="77777777" w:rsidR="00836ABB" w:rsidRDefault="00836ABB" w:rsidP="00286A9E">
      <w:pPr>
        <w:pStyle w:val="Heading1"/>
      </w:pPr>
      <w:bookmarkStart w:id="59" w:name="_Toc166617267"/>
      <w:r>
        <w:t>Agile Methodology:</w:t>
      </w:r>
      <w:bookmarkEnd w:id="59"/>
    </w:p>
    <w:p w14:paraId="03E40CFC" w14:textId="77777777" w:rsidR="00836ABB" w:rsidRDefault="00836ABB" w:rsidP="00836ABB">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When discussing the Agile methodology, we find both advantages and disadvantages. The primary strength of Agile lies in its flexibility and adaptability, making it well-suited for projects or events with evolving requirements or where frequent changes are expected. Agile allows for iterative development, enabling teams to deliver a minimum viable product (MVP) quickly and then iteratively improve upon it based on feedback. This methodology also promotes greater collaboration and communication among team members and stakeholders, leading to better outcomes.</w:t>
      </w:r>
    </w:p>
    <w:p w14:paraId="5ED2BF2A" w14:textId="77777777" w:rsidR="00836ABB" w:rsidRDefault="00836ABB" w:rsidP="00836ABB">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However, there are also challenges associated with Agile. Its emphasis on flexibility can sometimes lead to scope creep or difficulties in managing project timelines and budgets. Additionally, Agile requires a high level of involvement and commitment from all team members, which can be challenging to maintain, especially in larger teams or organizations, also the need </w:t>
      </w:r>
      <w:proofErr w:type="gramStart"/>
      <w:r>
        <w:rPr>
          <w:rFonts w:ascii="Times New Roman" w:eastAsia="Times New Roman" w:hAnsi="Times New Roman" w:cs="Times New Roman"/>
        </w:rPr>
        <w:t xml:space="preserve">for  </w:t>
      </w:r>
      <w:r>
        <w:t>a</w:t>
      </w:r>
      <w:proofErr w:type="gramEnd"/>
      <w:r>
        <w:t xml:space="preserve"> significant investment in training and implementation, where in some cases there is no time or budget for that </w:t>
      </w:r>
    </w:p>
    <w:p w14:paraId="55FCA11F" w14:textId="77777777" w:rsidR="00836ABB" w:rsidRDefault="00836ABB" w:rsidP="00836ABB">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While we were comparing the three </w:t>
      </w:r>
      <w:proofErr w:type="gramStart"/>
      <w:r>
        <w:rPr>
          <w:rFonts w:ascii="Times New Roman" w:eastAsia="Times New Roman" w:hAnsi="Times New Roman" w:cs="Times New Roman"/>
        </w:rPr>
        <w:t>methodologies</w:t>
      </w:r>
      <w:proofErr w:type="gramEnd"/>
      <w:r>
        <w:rPr>
          <w:rFonts w:ascii="Times New Roman" w:eastAsia="Times New Roman" w:hAnsi="Times New Roman" w:cs="Times New Roman"/>
        </w:rPr>
        <w:t xml:space="preserve"> we took into account all the advantages and disadvantages of every methodology, the most suitable one for our needs is agile, we mentioned above how agile can play a vital role in the success of the event also the flexibility and keeping thing up to date for every team member makes it the best choice </w:t>
      </w:r>
    </w:p>
    <w:p w14:paraId="2D8E1D5C" w14:textId="77777777" w:rsidR="00E66CCA" w:rsidRDefault="00836ABB" w:rsidP="00836ABB">
      <w:pPr>
        <w:spacing w:before="100" w:beforeAutospacing="1" w:after="100" w:afterAutospacing="1" w:line="240" w:lineRule="auto"/>
      </w:pPr>
      <w:r>
        <w:rPr>
          <w:rFonts w:ascii="Times New Roman" w:eastAsia="Times New Roman" w:hAnsi="Times New Roman" w:cs="Times New Roman"/>
        </w:rPr>
        <w:t xml:space="preserve">we overcame the disadvantages and challenges of agile, the most challenging one was the need for </w:t>
      </w:r>
      <w:r>
        <w:t xml:space="preserve">a significant investment in training and implementation, setting up a meeting with our time to explain the agile </w:t>
      </w:r>
      <w:proofErr w:type="gramStart"/>
      <w:r>
        <w:t>methodology</w:t>
      </w:r>
      <w:proofErr w:type="gramEnd"/>
      <w:r>
        <w:t xml:space="preserve"> </w:t>
      </w:r>
    </w:p>
    <w:p w14:paraId="36FD25AA" w14:textId="1386B3AE" w:rsidR="00E66CCA" w:rsidRDefault="005751DC" w:rsidP="00836ABB">
      <w:pPr>
        <w:spacing w:before="100" w:beforeAutospacing="1" w:after="100" w:afterAutospacing="1" w:line="240" w:lineRule="auto"/>
      </w:pPr>
      <w:r>
        <w:rPr>
          <w:noProof/>
        </w:rPr>
        <w:lastRenderedPageBreak/>
        <w:drawing>
          <wp:inline distT="0" distB="0" distL="0" distR="0" wp14:anchorId="12322FB6" wp14:editId="1ACF0886">
            <wp:extent cx="6286500" cy="3495675"/>
            <wp:effectExtent l="0" t="0" r="0" b="9525"/>
            <wp:docPr id="2037679407" name="Picture 3" descr="Lifecycl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cycle of 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6500" cy="3495675"/>
                    </a:xfrm>
                    <a:prstGeom prst="rect">
                      <a:avLst/>
                    </a:prstGeom>
                    <a:noFill/>
                    <a:ln>
                      <a:noFill/>
                    </a:ln>
                  </pic:spPr>
                </pic:pic>
              </a:graphicData>
            </a:graphic>
          </wp:inline>
        </w:drawing>
      </w:r>
    </w:p>
    <w:p w14:paraId="6AA8ACC9" w14:textId="389E302D" w:rsidR="00AA0503" w:rsidRDefault="008B6F27" w:rsidP="008B6F27">
      <w:pPr>
        <w:spacing w:before="100" w:beforeAutospacing="1" w:after="100" w:afterAutospacing="1" w:line="240" w:lineRule="auto"/>
        <w:jc w:val="center"/>
      </w:pPr>
      <w:r>
        <w:t>(9)</w:t>
      </w:r>
    </w:p>
    <w:p w14:paraId="57BE0D8F" w14:textId="400911D0" w:rsidR="00836ABB" w:rsidRDefault="00836ABB" w:rsidP="00836ABB">
      <w:pPr>
        <w:spacing w:before="100" w:beforeAutospacing="1" w:after="100" w:afterAutospacing="1" w:line="240" w:lineRule="auto"/>
        <w:rPr>
          <w:rFonts w:ascii="Times New Roman" w:eastAsia="Times New Roman" w:hAnsi="Times New Roman" w:cs="Times New Roman"/>
        </w:rPr>
      </w:pPr>
      <w:r>
        <w:t>using the help of an expert in the professional practice field was an ice-breaking journey to every one of us when the team leader planned a meeting with Ms. Noura Al-</w:t>
      </w:r>
      <w:proofErr w:type="spellStart"/>
      <w:r>
        <w:t>Nashef</w:t>
      </w:r>
      <w:proofErr w:type="spellEnd"/>
      <w:r>
        <w:t xml:space="preserve">, where we fully understand the agile methodology and how we implement it to our </w:t>
      </w:r>
      <w:proofErr w:type="gramStart"/>
      <w:r>
        <w:t>event</w:t>
      </w:r>
      <w:proofErr w:type="gramEnd"/>
      <w:r>
        <w:t xml:space="preserve"> </w:t>
      </w:r>
    </w:p>
    <w:p w14:paraId="311B04FC" w14:textId="77777777" w:rsidR="00836ABB" w:rsidRPr="00286A9E" w:rsidRDefault="00836ABB" w:rsidP="00836ABB">
      <w:pPr>
        <w:spacing w:before="100" w:beforeAutospacing="1" w:after="100" w:afterAutospacing="1" w:line="240" w:lineRule="auto"/>
        <w:rPr>
          <w:rFonts w:asciiTheme="majorBidi" w:eastAsia="Times New Roman" w:hAnsiTheme="majorBidi" w:cstheme="majorBidi"/>
          <w:sz w:val="24"/>
          <w:szCs w:val="24"/>
        </w:rPr>
      </w:pPr>
      <w:r w:rsidRPr="00286A9E">
        <w:rPr>
          <w:rFonts w:asciiTheme="majorBidi" w:eastAsia="Times New Roman" w:hAnsiTheme="majorBidi" w:cstheme="majorBidi"/>
          <w:sz w:val="24"/>
          <w:szCs w:val="24"/>
        </w:rPr>
        <w:t xml:space="preserve">Applying the Agile methodology to event planning involves breaking down the planning and execution process into smaller, manageable chunks called "sprints." Each sprint typically lasts 1-4 weeks and focuses on delivering a specific set of tasks or objectives. The process is iterative, with regular review meetings to assess progress and </w:t>
      </w:r>
      <w:proofErr w:type="gramStart"/>
      <w:r w:rsidRPr="00286A9E">
        <w:rPr>
          <w:rFonts w:asciiTheme="majorBidi" w:eastAsia="Times New Roman" w:hAnsiTheme="majorBidi" w:cstheme="majorBidi"/>
          <w:sz w:val="24"/>
          <w:szCs w:val="24"/>
        </w:rPr>
        <w:t>make adjustments</w:t>
      </w:r>
      <w:proofErr w:type="gramEnd"/>
      <w:r w:rsidRPr="00286A9E">
        <w:rPr>
          <w:rFonts w:asciiTheme="majorBidi" w:eastAsia="Times New Roman" w:hAnsiTheme="majorBidi" w:cstheme="majorBidi"/>
          <w:sz w:val="24"/>
          <w:szCs w:val="24"/>
        </w:rPr>
        <w:t xml:space="preserve"> as needed.</w:t>
      </w:r>
    </w:p>
    <w:p w14:paraId="152AFA3E" w14:textId="77777777" w:rsidR="009958A3" w:rsidRPr="00286A9E" w:rsidRDefault="009958A3" w:rsidP="00836ABB">
      <w:pPr>
        <w:spacing w:before="100" w:beforeAutospacing="1" w:after="100" w:afterAutospacing="1" w:line="240" w:lineRule="auto"/>
        <w:rPr>
          <w:rFonts w:asciiTheme="majorBidi" w:eastAsia="Times New Roman" w:hAnsiTheme="majorBidi" w:cstheme="majorBidi"/>
          <w:sz w:val="24"/>
          <w:szCs w:val="24"/>
        </w:rPr>
      </w:pPr>
    </w:p>
    <w:p w14:paraId="749B0FCF" w14:textId="77777777" w:rsidR="00836ABB" w:rsidRPr="00286A9E" w:rsidRDefault="00836ABB" w:rsidP="00286A9E">
      <w:pPr>
        <w:pStyle w:val="Heading2"/>
        <w:rPr>
          <w:rFonts w:asciiTheme="majorBidi" w:hAnsiTheme="majorBidi"/>
          <w:sz w:val="24"/>
          <w:szCs w:val="24"/>
        </w:rPr>
      </w:pPr>
      <w:bookmarkStart w:id="60" w:name="_Toc166617268"/>
      <w:r w:rsidRPr="00286A9E">
        <w:rPr>
          <w:rFonts w:asciiTheme="majorBidi" w:hAnsiTheme="majorBidi"/>
          <w:sz w:val="24"/>
          <w:szCs w:val="24"/>
        </w:rPr>
        <w:t>Identify the Purpose:</w:t>
      </w:r>
      <w:bookmarkEnd w:id="60"/>
    </w:p>
    <w:p w14:paraId="1B0582F7" w14:textId="77777777" w:rsidR="002B6545" w:rsidRPr="00286A9E" w:rsidRDefault="002B6545" w:rsidP="002B6545">
      <w:pPr>
        <w:numPr>
          <w:ilvl w:val="0"/>
          <w:numId w:val="21"/>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Goal: Organize a training event for IT professionals and engineers focusing on interpersonal skills, leadership, and communication.</w:t>
      </w:r>
    </w:p>
    <w:p w14:paraId="7BBA7759" w14:textId="4AFE21AE" w:rsidR="00836ABB" w:rsidRPr="00286A9E" w:rsidRDefault="002B6545" w:rsidP="002B6545">
      <w:pPr>
        <w:numPr>
          <w:ilvl w:val="0"/>
          <w:numId w:val="21"/>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Target Audience: 500 IT professionals and engineers seeking skill development</w:t>
      </w:r>
      <w:r w:rsidR="00A469B0">
        <w:rPr>
          <w:rFonts w:asciiTheme="majorBidi" w:eastAsia="Times New Roman" w:hAnsiTheme="majorBidi" w:cstheme="majorBidi"/>
          <w:sz w:val="24"/>
          <w:szCs w:val="24"/>
          <w:lang w:val="en-US" w:eastAsia="en-US"/>
        </w:rPr>
        <w:t>.</w:t>
      </w:r>
    </w:p>
    <w:p w14:paraId="3B819AFA" w14:textId="77777777" w:rsidR="00836ABB" w:rsidRPr="00286A9E" w:rsidRDefault="00836ABB" w:rsidP="00286A9E">
      <w:pPr>
        <w:pStyle w:val="Heading2"/>
      </w:pPr>
      <w:bookmarkStart w:id="61" w:name="_Toc166617269"/>
      <w:r w:rsidRPr="00286A9E">
        <w:t>Plan:</w:t>
      </w:r>
      <w:bookmarkEnd w:id="61"/>
    </w:p>
    <w:p w14:paraId="05E37B26" w14:textId="77777777" w:rsidR="000351C2" w:rsidRPr="00286A9E" w:rsidRDefault="000351C2" w:rsidP="000351C2">
      <w:pPr>
        <w:numPr>
          <w:ilvl w:val="0"/>
          <w:numId w:val="22"/>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Agenda: Develop a detailed schedule for the event, including session topics and speakers.</w:t>
      </w:r>
    </w:p>
    <w:p w14:paraId="02F80AFE" w14:textId="77777777" w:rsidR="000351C2" w:rsidRPr="00286A9E" w:rsidRDefault="000351C2" w:rsidP="000351C2">
      <w:pPr>
        <w:numPr>
          <w:ilvl w:val="0"/>
          <w:numId w:val="22"/>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Logistics: Arrange for venue, equipment, catering, and accommodations.</w:t>
      </w:r>
    </w:p>
    <w:p w14:paraId="32718C7C" w14:textId="09126260" w:rsidR="002B6545" w:rsidRPr="00286A9E" w:rsidRDefault="000351C2" w:rsidP="000351C2">
      <w:pPr>
        <w:numPr>
          <w:ilvl w:val="0"/>
          <w:numId w:val="22"/>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Budget: Create a budget plan detailing expenses and revenue projections.</w:t>
      </w:r>
    </w:p>
    <w:p w14:paraId="76233638" w14:textId="77777777" w:rsidR="00836ABB" w:rsidRPr="00286A9E" w:rsidRDefault="00836ABB" w:rsidP="00286A9E">
      <w:pPr>
        <w:pStyle w:val="Heading2"/>
      </w:pPr>
      <w:bookmarkStart w:id="62" w:name="_Toc166617270"/>
      <w:r w:rsidRPr="00286A9E">
        <w:t>Develop:</w:t>
      </w:r>
      <w:bookmarkEnd w:id="62"/>
    </w:p>
    <w:p w14:paraId="1FD10041" w14:textId="77777777" w:rsidR="00E35627" w:rsidRPr="00286A9E" w:rsidRDefault="00E35627" w:rsidP="00E35627">
      <w:pPr>
        <w:numPr>
          <w:ilvl w:val="0"/>
          <w:numId w:val="23"/>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Divide the planning into sprints, with each sprint focusing on specific aspects like agenda creation, speaker outreach, and logistical arrangements.</w:t>
      </w:r>
    </w:p>
    <w:p w14:paraId="30037C68" w14:textId="77777777" w:rsidR="00E35627" w:rsidRPr="00286A9E" w:rsidRDefault="00E35627" w:rsidP="00E35627">
      <w:pPr>
        <w:numPr>
          <w:ilvl w:val="0"/>
          <w:numId w:val="23"/>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Assign tasks to team members based on their expertise and availability.</w:t>
      </w:r>
    </w:p>
    <w:p w14:paraId="4993B7A4" w14:textId="77777777" w:rsidR="000351C2" w:rsidRPr="00286A9E" w:rsidRDefault="000351C2" w:rsidP="000351C2">
      <w:pPr>
        <w:spacing w:before="100" w:beforeAutospacing="1" w:after="100" w:afterAutospacing="1" w:line="240" w:lineRule="auto"/>
        <w:ind w:left="720"/>
        <w:rPr>
          <w:rFonts w:asciiTheme="majorBidi" w:eastAsia="Times New Roman" w:hAnsiTheme="majorBidi" w:cstheme="majorBidi"/>
          <w:sz w:val="24"/>
          <w:szCs w:val="24"/>
          <w:lang w:val="en-US"/>
        </w:rPr>
      </w:pPr>
    </w:p>
    <w:p w14:paraId="3FE3F489" w14:textId="77777777" w:rsidR="00836ABB" w:rsidRPr="00286A9E" w:rsidRDefault="00836ABB" w:rsidP="00286A9E">
      <w:pPr>
        <w:pStyle w:val="Heading2"/>
      </w:pPr>
      <w:bookmarkStart w:id="63" w:name="_Toc166617271"/>
      <w:r w:rsidRPr="00286A9E">
        <w:t>Test:</w:t>
      </w:r>
      <w:bookmarkEnd w:id="63"/>
    </w:p>
    <w:p w14:paraId="12C1FE4C" w14:textId="77777777" w:rsidR="00E35627" w:rsidRPr="00286A9E" w:rsidRDefault="00E35627" w:rsidP="00E35627">
      <w:pPr>
        <w:numPr>
          <w:ilvl w:val="0"/>
          <w:numId w:val="24"/>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Conduct regular reviews to assess progress and identify any issues or delays.</w:t>
      </w:r>
    </w:p>
    <w:p w14:paraId="5F1740B5" w14:textId="0C8F4268" w:rsidR="00E35627" w:rsidRPr="00286A9E" w:rsidRDefault="00E35627" w:rsidP="00E35627">
      <w:pPr>
        <w:numPr>
          <w:ilvl w:val="0"/>
          <w:numId w:val="24"/>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Use feedback from team members and stakeholders to make necessary adjustments.</w:t>
      </w:r>
    </w:p>
    <w:p w14:paraId="2728FEB8" w14:textId="77777777" w:rsidR="00836ABB" w:rsidRPr="00286A9E" w:rsidRDefault="00836ABB" w:rsidP="00286A9E">
      <w:pPr>
        <w:pStyle w:val="Heading2"/>
      </w:pPr>
      <w:bookmarkStart w:id="64" w:name="_Toc166617272"/>
      <w:r w:rsidRPr="00286A9E">
        <w:t>Deploy:</w:t>
      </w:r>
      <w:bookmarkEnd w:id="64"/>
    </w:p>
    <w:p w14:paraId="5C70EDC8" w14:textId="77777777" w:rsidR="007B362A" w:rsidRPr="00286A9E" w:rsidRDefault="007B362A" w:rsidP="007B362A">
      <w:pPr>
        <w:numPr>
          <w:ilvl w:val="0"/>
          <w:numId w:val="25"/>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Execute the plans for the event, including setting up the venue, managing registrations, and coordinating with speakers and vendors.</w:t>
      </w:r>
    </w:p>
    <w:p w14:paraId="735EE772" w14:textId="77777777" w:rsidR="007B362A" w:rsidRPr="00286A9E" w:rsidRDefault="007B362A" w:rsidP="007B362A">
      <w:pPr>
        <w:numPr>
          <w:ilvl w:val="0"/>
          <w:numId w:val="25"/>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Ensure that all logistical arrangements are in place for a smooth event.</w:t>
      </w:r>
    </w:p>
    <w:p w14:paraId="6AC08F3D" w14:textId="77777777" w:rsidR="00836ABB" w:rsidRPr="00286A9E" w:rsidRDefault="00836ABB" w:rsidP="00286A9E">
      <w:pPr>
        <w:pStyle w:val="Heading2"/>
      </w:pPr>
      <w:bookmarkStart w:id="65" w:name="_Toc166617273"/>
      <w:r w:rsidRPr="00286A9E">
        <w:t>Execution:</w:t>
      </w:r>
      <w:bookmarkEnd w:id="65"/>
    </w:p>
    <w:p w14:paraId="7DDAB66E" w14:textId="77777777" w:rsidR="003A2CF6" w:rsidRPr="00286A9E" w:rsidRDefault="003A2CF6" w:rsidP="003A2CF6">
      <w:pPr>
        <w:numPr>
          <w:ilvl w:val="0"/>
          <w:numId w:val="26"/>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Implement the event plan, ensuring that all sessions run according to schedule and that attendees are engaged and informed.</w:t>
      </w:r>
    </w:p>
    <w:p w14:paraId="43F04DEA" w14:textId="4687EADE" w:rsidR="007B362A" w:rsidRPr="00286A9E" w:rsidRDefault="003A2CF6" w:rsidP="003A2CF6">
      <w:pPr>
        <w:numPr>
          <w:ilvl w:val="0"/>
          <w:numId w:val="26"/>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Address any issues or concerns that arise during the event promptly.</w:t>
      </w:r>
    </w:p>
    <w:p w14:paraId="7844126A" w14:textId="77777777" w:rsidR="00836ABB" w:rsidRPr="00286A9E" w:rsidRDefault="00836ABB" w:rsidP="00286A9E">
      <w:pPr>
        <w:pStyle w:val="Heading2"/>
      </w:pPr>
      <w:bookmarkStart w:id="66" w:name="_Toc166617274"/>
      <w:r w:rsidRPr="00286A9E">
        <w:t>Maintenance:</w:t>
      </w:r>
      <w:bookmarkEnd w:id="66"/>
    </w:p>
    <w:p w14:paraId="0B88AED8" w14:textId="77777777" w:rsidR="009958A3" w:rsidRPr="00286A9E" w:rsidRDefault="009958A3" w:rsidP="009958A3">
      <w:pPr>
        <w:numPr>
          <w:ilvl w:val="0"/>
          <w:numId w:val="27"/>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After the event, conduct a post-event review to evaluate its success and gather feedback from attendees.</w:t>
      </w:r>
    </w:p>
    <w:p w14:paraId="15A84134" w14:textId="77777777" w:rsidR="009958A3" w:rsidRPr="00286A9E" w:rsidRDefault="009958A3" w:rsidP="009958A3">
      <w:pPr>
        <w:numPr>
          <w:ilvl w:val="0"/>
          <w:numId w:val="27"/>
        </w:numPr>
        <w:spacing w:before="100" w:beforeAutospacing="1" w:after="100" w:afterAutospacing="1" w:line="240" w:lineRule="auto"/>
        <w:rPr>
          <w:rFonts w:asciiTheme="majorBidi" w:eastAsia="Times New Roman" w:hAnsiTheme="majorBidi" w:cstheme="majorBidi"/>
          <w:sz w:val="24"/>
          <w:szCs w:val="24"/>
          <w:lang w:val="en-US" w:eastAsia="en-US"/>
        </w:rPr>
      </w:pPr>
      <w:r w:rsidRPr="00286A9E">
        <w:rPr>
          <w:rFonts w:asciiTheme="majorBidi" w:eastAsia="Times New Roman" w:hAnsiTheme="majorBidi" w:cstheme="majorBidi"/>
          <w:sz w:val="24"/>
          <w:szCs w:val="24"/>
          <w:lang w:val="en-US" w:eastAsia="en-US"/>
        </w:rPr>
        <w:t>Use this feedback to improve future events and refine the event planning process.</w:t>
      </w:r>
    </w:p>
    <w:p w14:paraId="1F4F09CB" w14:textId="77777777" w:rsidR="003A2CF6" w:rsidRPr="009958A3" w:rsidRDefault="003A2CF6" w:rsidP="003A2CF6">
      <w:pPr>
        <w:spacing w:before="100" w:beforeAutospacing="1" w:after="100" w:afterAutospacing="1" w:line="240" w:lineRule="auto"/>
        <w:ind w:left="720"/>
        <w:rPr>
          <w:rFonts w:ascii="Times New Roman" w:eastAsia="Times New Roman" w:hAnsi="Times New Roman" w:cs="Times New Roman"/>
          <w:lang w:val="en-US"/>
        </w:rPr>
      </w:pPr>
    </w:p>
    <w:p w14:paraId="668364FE" w14:textId="77777777" w:rsidR="00836ABB" w:rsidRDefault="00836ABB" w:rsidP="00836ABB">
      <w:pPr>
        <w:spacing w:before="100" w:beforeAutospacing="1" w:after="100" w:afterAutospacing="1" w:line="240" w:lineRule="auto"/>
        <w:rPr>
          <w:rFonts w:ascii="Times New Roman" w:eastAsia="Times New Roman" w:hAnsi="Times New Roman" w:cs="Times New Roman"/>
        </w:rPr>
      </w:pPr>
    </w:p>
    <w:p w14:paraId="11BC1473" w14:textId="77777777" w:rsidR="00836ABB" w:rsidRPr="00706FE4" w:rsidRDefault="00836ABB" w:rsidP="00706FE4">
      <w:pPr>
        <w:spacing w:before="100" w:beforeAutospacing="1" w:after="100" w:afterAutospacing="1" w:line="240" w:lineRule="auto"/>
        <w:rPr>
          <w:rFonts w:ascii="Times New Roman" w:eastAsia="Times New Roman" w:hAnsi="Times New Roman" w:cs="Times New Roman"/>
        </w:rPr>
      </w:pPr>
    </w:p>
    <w:p w14:paraId="47A00CAC" w14:textId="77777777" w:rsidR="00836ABB" w:rsidRDefault="00836ABB">
      <w:pPr>
        <w:rPr>
          <w:rFonts w:ascii="Times New Roman" w:hAnsi="Times New Roman" w:cs="Times New Roman"/>
          <w:b/>
          <w:bCs/>
          <w:color w:val="000000"/>
          <w:sz w:val="24"/>
          <w:szCs w:val="24"/>
        </w:rPr>
      </w:pPr>
    </w:p>
    <w:p w14:paraId="4252F4C2" w14:textId="77777777" w:rsidR="008B6F27" w:rsidRDefault="008B6F27">
      <w:pPr>
        <w:rPr>
          <w:rFonts w:ascii="Times New Roman" w:hAnsi="Times New Roman" w:cs="Times New Roman"/>
          <w:b/>
          <w:bCs/>
          <w:color w:val="000000"/>
          <w:sz w:val="24"/>
          <w:szCs w:val="24"/>
        </w:rPr>
      </w:pPr>
    </w:p>
    <w:p w14:paraId="114AB1F6" w14:textId="77777777" w:rsidR="008B6F27" w:rsidRDefault="008B6F27">
      <w:pPr>
        <w:rPr>
          <w:rFonts w:ascii="Times New Roman" w:hAnsi="Times New Roman" w:cs="Times New Roman"/>
          <w:b/>
          <w:bCs/>
          <w:color w:val="000000"/>
          <w:sz w:val="24"/>
          <w:szCs w:val="24"/>
        </w:rPr>
      </w:pPr>
    </w:p>
    <w:p w14:paraId="12EEBB7D" w14:textId="77777777" w:rsidR="008B6F27" w:rsidRDefault="008B6F27">
      <w:pPr>
        <w:rPr>
          <w:rFonts w:ascii="Times New Roman" w:hAnsi="Times New Roman" w:cs="Times New Roman"/>
          <w:b/>
          <w:bCs/>
          <w:color w:val="000000"/>
          <w:sz w:val="24"/>
          <w:szCs w:val="24"/>
        </w:rPr>
      </w:pPr>
    </w:p>
    <w:p w14:paraId="74D1F270" w14:textId="77777777" w:rsidR="008B6F27" w:rsidRDefault="008B6F27">
      <w:pPr>
        <w:rPr>
          <w:rFonts w:ascii="Times New Roman" w:hAnsi="Times New Roman" w:cs="Times New Roman"/>
          <w:b/>
          <w:bCs/>
          <w:color w:val="000000"/>
          <w:sz w:val="24"/>
          <w:szCs w:val="24"/>
        </w:rPr>
      </w:pPr>
    </w:p>
    <w:p w14:paraId="7A56A34C" w14:textId="77777777" w:rsidR="008B6F27" w:rsidRDefault="008B6F27">
      <w:pPr>
        <w:rPr>
          <w:rFonts w:ascii="Times New Roman" w:hAnsi="Times New Roman" w:cs="Times New Roman"/>
          <w:b/>
          <w:bCs/>
          <w:color w:val="000000"/>
          <w:sz w:val="24"/>
          <w:szCs w:val="24"/>
        </w:rPr>
      </w:pPr>
    </w:p>
    <w:p w14:paraId="7B7F8E41" w14:textId="77777777" w:rsidR="008B6F27" w:rsidRDefault="008B6F27">
      <w:pPr>
        <w:rPr>
          <w:rFonts w:ascii="Times New Roman" w:hAnsi="Times New Roman" w:cs="Times New Roman"/>
          <w:b/>
          <w:bCs/>
          <w:color w:val="000000"/>
          <w:sz w:val="24"/>
          <w:szCs w:val="24"/>
        </w:rPr>
      </w:pPr>
    </w:p>
    <w:p w14:paraId="1034213D" w14:textId="77777777" w:rsidR="008B6F27" w:rsidRDefault="008B6F27">
      <w:pPr>
        <w:rPr>
          <w:rFonts w:ascii="Times New Roman" w:hAnsi="Times New Roman" w:cs="Times New Roman"/>
          <w:b/>
          <w:bCs/>
          <w:color w:val="000000"/>
          <w:sz w:val="24"/>
          <w:szCs w:val="24"/>
        </w:rPr>
      </w:pPr>
    </w:p>
    <w:p w14:paraId="1845D497" w14:textId="77777777" w:rsidR="008B6F27" w:rsidRDefault="008B6F27">
      <w:pPr>
        <w:rPr>
          <w:rFonts w:ascii="Times New Roman" w:hAnsi="Times New Roman" w:cs="Times New Roman"/>
          <w:b/>
          <w:bCs/>
          <w:color w:val="000000"/>
          <w:sz w:val="24"/>
          <w:szCs w:val="24"/>
        </w:rPr>
      </w:pPr>
    </w:p>
    <w:p w14:paraId="2D581732" w14:textId="7D8262B7" w:rsidR="00836ABB" w:rsidRDefault="00BB54F9" w:rsidP="006B3D63">
      <w:pPr>
        <w:pStyle w:val="Heading1"/>
        <w:rPr>
          <w:rFonts w:ascii="Times New Roman" w:hAnsi="Times New Roman" w:cs="Times New Roman"/>
          <w:b/>
          <w:bCs/>
          <w:color w:val="000000"/>
          <w:sz w:val="24"/>
          <w:szCs w:val="24"/>
        </w:rPr>
      </w:pPr>
      <w:bookmarkStart w:id="67" w:name="_Toc677136776"/>
      <w:bookmarkStart w:id="68" w:name="_Toc166617275"/>
      <w:r>
        <w:lastRenderedPageBreak/>
        <w:t xml:space="preserve">Reference for </w:t>
      </w:r>
      <w:bookmarkEnd w:id="67"/>
      <w:r w:rsidR="00706FE4">
        <w:t>part II</w:t>
      </w:r>
      <w:bookmarkEnd w:id="68"/>
      <w:r>
        <w:t xml:space="preserve"> </w:t>
      </w:r>
    </w:p>
    <w:p w14:paraId="54EBE999" w14:textId="546DFB4E" w:rsidR="00706FE4" w:rsidRPr="00286A9E" w:rsidRDefault="00706FE4" w:rsidP="00706FE4">
      <w:pPr>
        <w:pStyle w:val="NormalWeb"/>
        <w:spacing w:before="0" w:beforeAutospacing="0" w:after="0" w:afterAutospacing="0" w:line="360" w:lineRule="atLeast"/>
        <w:rPr>
          <w:rFonts w:asciiTheme="majorBidi" w:hAnsiTheme="majorBidi" w:cstheme="majorBidi"/>
          <w:color w:val="000000"/>
        </w:rPr>
      </w:pPr>
      <w:r>
        <w:rPr>
          <w:b/>
          <w:bCs/>
          <w:color w:val="000000"/>
        </w:rPr>
        <w:t>(1)</w:t>
      </w:r>
      <w:r w:rsidRPr="00706FE4">
        <w:rPr>
          <w:rFonts w:asciiTheme="majorBidi" w:hAnsiTheme="majorBidi" w:cstheme="majorBidi"/>
          <w:color w:val="000000"/>
        </w:rPr>
        <w:t xml:space="preserve"> </w:t>
      </w:r>
      <w:proofErr w:type="spellStart"/>
      <w:r w:rsidRPr="00286A9E">
        <w:rPr>
          <w:rFonts w:asciiTheme="majorBidi" w:hAnsiTheme="majorBidi" w:cstheme="majorBidi"/>
          <w:color w:val="000000"/>
        </w:rPr>
        <w:t>Kooijmans</w:t>
      </w:r>
      <w:proofErr w:type="spellEnd"/>
      <w:r w:rsidRPr="00286A9E">
        <w:rPr>
          <w:rFonts w:asciiTheme="majorBidi" w:hAnsiTheme="majorBidi" w:cstheme="majorBidi"/>
          <w:color w:val="000000"/>
        </w:rPr>
        <w:t>, K.A. &amp; R. (2017). </w:t>
      </w:r>
      <w:r w:rsidRPr="00286A9E">
        <w:rPr>
          <w:rFonts w:asciiTheme="majorBidi" w:hAnsiTheme="majorBidi" w:cstheme="majorBidi"/>
          <w:i/>
          <w:iCs/>
          <w:color w:val="000000"/>
        </w:rPr>
        <w:t>How Root Cause Analysis is done</w:t>
      </w:r>
      <w:r w:rsidRPr="00286A9E">
        <w:rPr>
          <w:rFonts w:asciiTheme="majorBidi" w:hAnsiTheme="majorBidi" w:cstheme="majorBidi"/>
          <w:color w:val="000000"/>
        </w:rPr>
        <w:t xml:space="preserve">. [online] Food Safety Experts. Available at: </w:t>
      </w:r>
      <w:hyperlink r:id="rId40" w:history="1">
        <w:r w:rsidRPr="00C564BB">
          <w:rPr>
            <w:rStyle w:val="Hyperlink"/>
            <w:rFonts w:asciiTheme="majorBidi" w:hAnsiTheme="majorBidi" w:cstheme="majorBidi"/>
          </w:rPr>
          <w:t>https://www.foodsafety-experts.com/powerful-root-cause-analysis/</w:t>
        </w:r>
      </w:hyperlink>
      <w:r>
        <w:rPr>
          <w:rFonts w:asciiTheme="majorBidi" w:hAnsiTheme="majorBidi" w:cstheme="majorBidi"/>
          <w:color w:val="000000"/>
        </w:rPr>
        <w:t xml:space="preserve"> </w:t>
      </w:r>
      <w:r>
        <w:rPr>
          <w:rFonts w:ascii="Calibri" w:hAnsi="Calibri" w:cs="Calibri"/>
          <w:color w:val="000000"/>
          <w:sz w:val="27"/>
          <w:szCs w:val="27"/>
        </w:rPr>
        <w:t>[Accessed 5 May 2024].</w:t>
      </w:r>
    </w:p>
    <w:p w14:paraId="2B8A87BE" w14:textId="796D80CC" w:rsidR="00706FE4" w:rsidRDefault="00706FE4">
      <w:pPr>
        <w:rPr>
          <w:rFonts w:ascii="Times New Roman" w:hAnsi="Times New Roman" w:cs="Times New Roman"/>
          <w:b/>
          <w:bCs/>
          <w:color w:val="000000"/>
          <w:sz w:val="24"/>
          <w:szCs w:val="24"/>
        </w:rPr>
      </w:pPr>
    </w:p>
    <w:p w14:paraId="521E1356" w14:textId="24745B93" w:rsidR="00DD73A5" w:rsidRDefault="00DD73A5" w:rsidP="00DD73A5">
      <w:pPr>
        <w:pStyle w:val="NormalWeb"/>
        <w:spacing w:before="0" w:beforeAutospacing="0" w:after="0" w:afterAutospacing="0" w:line="360" w:lineRule="atLeast"/>
        <w:rPr>
          <w:rFonts w:ascii="Calibri" w:hAnsi="Calibri" w:cs="Calibri"/>
          <w:color w:val="000000"/>
          <w:sz w:val="27"/>
          <w:szCs w:val="27"/>
        </w:rPr>
      </w:pPr>
      <w:r>
        <w:rPr>
          <w:b/>
          <w:bCs/>
          <w:color w:val="000000"/>
        </w:rPr>
        <w:t>(</w:t>
      </w:r>
      <w:r w:rsidR="00706FE4">
        <w:rPr>
          <w:b/>
          <w:bCs/>
          <w:color w:val="000000"/>
        </w:rPr>
        <w:t>2</w:t>
      </w:r>
      <w:r>
        <w:rPr>
          <w:b/>
          <w:bCs/>
          <w:color w:val="000000"/>
        </w:rPr>
        <w:t>)</w:t>
      </w:r>
      <w:r w:rsidRPr="00DD73A5">
        <w:rPr>
          <w:rFonts w:ascii="Calibri" w:hAnsi="Calibri" w:cs="Calibri"/>
          <w:color w:val="000000"/>
          <w:sz w:val="27"/>
          <w:szCs w:val="27"/>
        </w:rPr>
        <w:t xml:space="preserve"> </w:t>
      </w:r>
      <w:r>
        <w:rPr>
          <w:rFonts w:ascii="Calibri" w:hAnsi="Calibri" w:cs="Calibri"/>
          <w:color w:val="000000"/>
          <w:sz w:val="27"/>
          <w:szCs w:val="27"/>
        </w:rPr>
        <w:t>Louise, E. (2020). </w:t>
      </w:r>
      <w:r>
        <w:rPr>
          <w:rFonts w:ascii="Calibri" w:hAnsi="Calibri" w:cs="Calibri"/>
          <w:i/>
          <w:iCs/>
          <w:color w:val="000000"/>
          <w:sz w:val="27"/>
          <w:szCs w:val="27"/>
        </w:rPr>
        <w:t>The GROW Model Explained for Coaches (Plus Special Report .PDF) | the Launchpad - the Coaching Tools Company Blog</w:t>
      </w:r>
      <w:r>
        <w:rPr>
          <w:rFonts w:ascii="Calibri" w:hAnsi="Calibri" w:cs="Calibri"/>
          <w:color w:val="000000"/>
          <w:sz w:val="27"/>
          <w:szCs w:val="27"/>
        </w:rPr>
        <w:t xml:space="preserve">. [online] The Coaching Tools Company. Available at: </w:t>
      </w:r>
      <w:hyperlink r:id="rId41" w:history="1">
        <w:r w:rsidR="00107EB2" w:rsidRPr="00C564BB">
          <w:rPr>
            <w:rStyle w:val="Hyperlink"/>
            <w:rFonts w:ascii="Calibri" w:hAnsi="Calibri" w:cs="Calibri"/>
            <w:sz w:val="27"/>
            <w:szCs w:val="27"/>
          </w:rPr>
          <w:t>https://www.thecoachingtoolscompany.com/the-grow-model-explained-for-coaches-questions-tips-more/</w:t>
        </w:r>
      </w:hyperlink>
      <w:r w:rsidR="00706FE4">
        <w:rPr>
          <w:rFonts w:ascii="Calibri" w:hAnsi="Calibri" w:cs="Calibri"/>
          <w:color w:val="000000"/>
          <w:sz w:val="27"/>
          <w:szCs w:val="27"/>
        </w:rPr>
        <w:t>[Accessed 5 May 2024].</w:t>
      </w:r>
    </w:p>
    <w:p w14:paraId="6587E567" w14:textId="28CB8334" w:rsidR="001A2121" w:rsidRDefault="001A2121" w:rsidP="001A2121">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706FE4">
        <w:rPr>
          <w:rFonts w:ascii="Calibri" w:hAnsi="Calibri" w:cs="Calibri"/>
          <w:color w:val="000000"/>
          <w:sz w:val="27"/>
          <w:szCs w:val="27"/>
        </w:rPr>
        <w:t>3</w:t>
      </w:r>
      <w:r>
        <w:rPr>
          <w:rFonts w:ascii="Calibri" w:hAnsi="Calibri" w:cs="Calibri"/>
          <w:color w:val="000000"/>
          <w:sz w:val="27"/>
          <w:szCs w:val="27"/>
        </w:rPr>
        <w:t>)</w:t>
      </w:r>
      <w:r w:rsidRPr="001A2121">
        <w:rPr>
          <w:rFonts w:ascii="Calibri" w:hAnsi="Calibri" w:cs="Calibri"/>
          <w:color w:val="000000"/>
          <w:sz w:val="27"/>
          <w:szCs w:val="27"/>
        </w:rPr>
        <w:t xml:space="preserve"> </w:t>
      </w:r>
      <w:r>
        <w:rPr>
          <w:rFonts w:ascii="Calibri" w:hAnsi="Calibri" w:cs="Calibri"/>
          <w:color w:val="000000"/>
          <w:sz w:val="27"/>
          <w:szCs w:val="27"/>
        </w:rPr>
        <w:t>www.linkedin.com. (n.d.). </w:t>
      </w:r>
      <w:r>
        <w:rPr>
          <w:rFonts w:ascii="Calibri" w:hAnsi="Calibri" w:cs="Calibri"/>
          <w:i/>
          <w:iCs/>
          <w:color w:val="000000"/>
          <w:sz w:val="27"/>
          <w:szCs w:val="27"/>
        </w:rPr>
        <w:t>Using the OODA Loop to Improve Decision Making in the Chaotic and Uncertain Cyberwar Environment</w:t>
      </w:r>
      <w:r>
        <w:rPr>
          <w:rFonts w:ascii="Calibri" w:hAnsi="Calibri" w:cs="Calibri"/>
          <w:color w:val="000000"/>
          <w:sz w:val="27"/>
          <w:szCs w:val="27"/>
        </w:rPr>
        <w:t xml:space="preserve">. [online] Available at: </w:t>
      </w:r>
      <w:hyperlink r:id="rId42" w:history="1">
        <w:r w:rsidR="00706FE4" w:rsidRPr="00C564BB">
          <w:rPr>
            <w:rStyle w:val="Hyperlink"/>
            <w:rFonts w:ascii="Calibri" w:hAnsi="Calibri" w:cs="Calibri"/>
            <w:sz w:val="27"/>
            <w:szCs w:val="27"/>
          </w:rPr>
          <w:t>https://www.linkedin.com/pulse/using-ooda-loop-improve-decision-making-chaotic-uncertain-kittle</w:t>
        </w:r>
      </w:hyperlink>
      <w:r w:rsidR="00706FE4">
        <w:rPr>
          <w:rFonts w:ascii="Calibri" w:hAnsi="Calibri" w:cs="Calibri"/>
          <w:color w:val="000000"/>
          <w:sz w:val="27"/>
          <w:szCs w:val="27"/>
        </w:rPr>
        <w:t xml:space="preserve"> [Accessed 5 May 2024].</w:t>
      </w:r>
    </w:p>
    <w:p w14:paraId="66E1787C" w14:textId="688F8060" w:rsidR="001A2121" w:rsidRDefault="001A2121" w:rsidP="001A2121">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706FE4">
        <w:rPr>
          <w:rFonts w:ascii="Calibri" w:hAnsi="Calibri" w:cs="Calibri"/>
          <w:color w:val="000000"/>
          <w:sz w:val="27"/>
          <w:szCs w:val="27"/>
        </w:rPr>
        <w:t>4</w:t>
      </w:r>
      <w:r>
        <w:rPr>
          <w:rFonts w:ascii="Calibri" w:hAnsi="Calibri" w:cs="Calibri"/>
          <w:color w:val="000000"/>
          <w:sz w:val="27"/>
          <w:szCs w:val="27"/>
        </w:rPr>
        <w:t>)</w:t>
      </w:r>
      <w:r w:rsidRPr="001A2121">
        <w:rPr>
          <w:rFonts w:ascii="Calibri" w:hAnsi="Calibri" w:cs="Calibri"/>
          <w:color w:val="000000"/>
          <w:sz w:val="27"/>
          <w:szCs w:val="27"/>
        </w:rPr>
        <w:t xml:space="preserve"> </w:t>
      </w:r>
      <w:r>
        <w:rPr>
          <w:rFonts w:ascii="Calibri" w:hAnsi="Calibri" w:cs="Calibri"/>
          <w:color w:val="000000"/>
          <w:sz w:val="27"/>
          <w:szCs w:val="27"/>
        </w:rPr>
        <w:t>online.visual-paradigm.com. (n.d.). </w:t>
      </w:r>
      <w:r>
        <w:rPr>
          <w:rFonts w:ascii="Calibri" w:hAnsi="Calibri" w:cs="Calibri"/>
          <w:i/>
          <w:iCs/>
          <w:color w:val="000000"/>
          <w:sz w:val="27"/>
          <w:szCs w:val="27"/>
        </w:rPr>
        <w:t>4-Steps PDCA Method | PDCA Models Template</w:t>
      </w:r>
      <w:r>
        <w:rPr>
          <w:rFonts w:ascii="Calibri" w:hAnsi="Calibri" w:cs="Calibri"/>
          <w:color w:val="000000"/>
          <w:sz w:val="27"/>
          <w:szCs w:val="27"/>
        </w:rPr>
        <w:t xml:space="preserve">. [online] Available at: </w:t>
      </w:r>
      <w:hyperlink r:id="rId43" w:history="1">
        <w:r w:rsidR="00706FE4" w:rsidRPr="00C564BB">
          <w:rPr>
            <w:rStyle w:val="Hyperlink"/>
            <w:rFonts w:ascii="Calibri" w:hAnsi="Calibri" w:cs="Calibri"/>
            <w:sz w:val="27"/>
            <w:szCs w:val="27"/>
          </w:rPr>
          <w:t>https://online.visual-paradigm.com/infoart/templates/pdcamodel/4-steps-pdca-method/</w:t>
        </w:r>
      </w:hyperlink>
      <w:r w:rsidR="00706FE4">
        <w:rPr>
          <w:rFonts w:ascii="Calibri" w:hAnsi="Calibri" w:cs="Calibri"/>
          <w:color w:val="000000"/>
          <w:sz w:val="27"/>
          <w:szCs w:val="27"/>
        </w:rPr>
        <w:t xml:space="preserve"> [Accessed 5 May 2024].</w:t>
      </w:r>
    </w:p>
    <w:p w14:paraId="5D659A5C" w14:textId="5F8DD0D9" w:rsidR="00C9684B" w:rsidRDefault="00C9684B" w:rsidP="00C9684B">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706FE4">
        <w:rPr>
          <w:rFonts w:ascii="Calibri" w:hAnsi="Calibri" w:cs="Calibri"/>
          <w:color w:val="000000"/>
          <w:sz w:val="27"/>
          <w:szCs w:val="27"/>
        </w:rPr>
        <w:t>5</w:t>
      </w:r>
      <w:r>
        <w:rPr>
          <w:rFonts w:ascii="Calibri" w:hAnsi="Calibri" w:cs="Calibri"/>
          <w:color w:val="000000"/>
          <w:sz w:val="27"/>
          <w:szCs w:val="27"/>
        </w:rPr>
        <w:t>)</w:t>
      </w:r>
      <w:r w:rsidRPr="00C9684B">
        <w:rPr>
          <w:rFonts w:ascii="Calibri" w:hAnsi="Calibri" w:cs="Calibri"/>
          <w:color w:val="000000"/>
          <w:sz w:val="27"/>
          <w:szCs w:val="27"/>
        </w:rPr>
        <w:t xml:space="preserve"> </w:t>
      </w:r>
      <w:r>
        <w:rPr>
          <w:rFonts w:ascii="Calibri" w:hAnsi="Calibri" w:cs="Calibri"/>
          <w:color w:val="000000"/>
          <w:sz w:val="27"/>
          <w:szCs w:val="27"/>
        </w:rPr>
        <w:t>Lean Manufacturing Junction. (2024). </w:t>
      </w:r>
      <w:r>
        <w:rPr>
          <w:rFonts w:ascii="Calibri" w:hAnsi="Calibri" w:cs="Calibri"/>
          <w:i/>
          <w:iCs/>
          <w:color w:val="000000"/>
          <w:sz w:val="27"/>
          <w:szCs w:val="27"/>
        </w:rPr>
        <w:t>Types of Fishbone Diagrams</w:t>
      </w:r>
      <w:r>
        <w:rPr>
          <w:rFonts w:ascii="Calibri" w:hAnsi="Calibri" w:cs="Calibri"/>
          <w:color w:val="000000"/>
          <w:sz w:val="27"/>
          <w:szCs w:val="27"/>
        </w:rPr>
        <w:t xml:space="preserve">. [online] Available at: </w:t>
      </w:r>
      <w:hyperlink r:id="rId44" w:history="1">
        <w:r w:rsidR="00706FE4" w:rsidRPr="00C564BB">
          <w:rPr>
            <w:rStyle w:val="Hyperlink"/>
            <w:rFonts w:ascii="Calibri" w:hAnsi="Calibri" w:cs="Calibri"/>
            <w:sz w:val="27"/>
            <w:szCs w:val="27"/>
          </w:rPr>
          <w:t>https://lean-manufacturing-junction.com/2024/03/types-of-fishbone-diagrams/</w:t>
        </w:r>
      </w:hyperlink>
      <w:r w:rsidR="00706FE4">
        <w:rPr>
          <w:rFonts w:ascii="Calibri" w:hAnsi="Calibri" w:cs="Calibri"/>
          <w:color w:val="000000"/>
          <w:sz w:val="27"/>
          <w:szCs w:val="27"/>
        </w:rPr>
        <w:t xml:space="preserve"> [Accessed 5 May 2024].</w:t>
      </w:r>
    </w:p>
    <w:p w14:paraId="1DDF957D" w14:textId="77777777" w:rsidR="00C9684B" w:rsidRDefault="00C9684B" w:rsidP="00C9684B">
      <w:pPr>
        <w:pStyle w:val="NormalWeb"/>
        <w:rPr>
          <w:rFonts w:ascii="Calibri" w:hAnsi="Calibri" w:cs="Calibri"/>
          <w:color w:val="000000"/>
          <w:sz w:val="27"/>
          <w:szCs w:val="27"/>
        </w:rPr>
      </w:pPr>
      <w:r>
        <w:rPr>
          <w:rFonts w:ascii="Calibri" w:hAnsi="Calibri" w:cs="Calibri"/>
          <w:color w:val="000000"/>
          <w:sz w:val="27"/>
          <w:szCs w:val="27"/>
        </w:rPr>
        <w:t>‌</w:t>
      </w:r>
    </w:p>
    <w:p w14:paraId="4B0C88C4" w14:textId="1D00C1DE" w:rsidR="00C9684B" w:rsidRDefault="00C9684B" w:rsidP="00C9684B">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706FE4">
        <w:rPr>
          <w:rFonts w:ascii="Calibri" w:hAnsi="Calibri" w:cs="Calibri"/>
          <w:color w:val="000000"/>
          <w:sz w:val="27"/>
          <w:szCs w:val="27"/>
        </w:rPr>
        <w:t>6</w:t>
      </w:r>
      <w:r>
        <w:rPr>
          <w:rFonts w:ascii="Calibri" w:hAnsi="Calibri" w:cs="Calibri"/>
          <w:color w:val="000000"/>
          <w:sz w:val="27"/>
          <w:szCs w:val="27"/>
        </w:rPr>
        <w:t>)</w:t>
      </w:r>
      <w:r w:rsidRPr="00C9684B">
        <w:rPr>
          <w:rFonts w:ascii="Calibri" w:hAnsi="Calibri" w:cs="Calibri"/>
          <w:color w:val="000000"/>
          <w:sz w:val="27"/>
          <w:szCs w:val="27"/>
        </w:rPr>
        <w:t xml:space="preserve"> </w:t>
      </w:r>
      <w:r>
        <w:rPr>
          <w:rFonts w:ascii="Calibri" w:hAnsi="Calibri" w:cs="Calibri"/>
          <w:color w:val="000000"/>
          <w:sz w:val="27"/>
          <w:szCs w:val="27"/>
        </w:rPr>
        <w:t>asq.org. (n.d.). </w:t>
      </w:r>
      <w:r>
        <w:rPr>
          <w:rFonts w:ascii="Calibri" w:hAnsi="Calibri" w:cs="Calibri"/>
          <w:i/>
          <w:iCs/>
          <w:color w:val="000000"/>
          <w:sz w:val="27"/>
          <w:szCs w:val="27"/>
        </w:rPr>
        <w:t xml:space="preserve">Five Whys and Five </w:t>
      </w:r>
      <w:proofErr w:type="spellStart"/>
      <w:r>
        <w:rPr>
          <w:rFonts w:ascii="Calibri" w:hAnsi="Calibri" w:cs="Calibri"/>
          <w:i/>
          <w:iCs/>
          <w:color w:val="000000"/>
          <w:sz w:val="27"/>
          <w:szCs w:val="27"/>
        </w:rPr>
        <w:t>Hows</w:t>
      </w:r>
      <w:proofErr w:type="spellEnd"/>
      <w:r>
        <w:rPr>
          <w:rFonts w:ascii="Calibri" w:hAnsi="Calibri" w:cs="Calibri"/>
          <w:i/>
          <w:iCs/>
          <w:color w:val="000000"/>
          <w:sz w:val="27"/>
          <w:szCs w:val="27"/>
        </w:rPr>
        <w:t xml:space="preserve"> | ASQ</w:t>
      </w:r>
      <w:r>
        <w:rPr>
          <w:rFonts w:ascii="Calibri" w:hAnsi="Calibri" w:cs="Calibri"/>
          <w:color w:val="000000"/>
          <w:sz w:val="27"/>
          <w:szCs w:val="27"/>
        </w:rPr>
        <w:t xml:space="preserve">. [online] Available at: </w:t>
      </w:r>
      <w:hyperlink r:id="rId45" w:history="1">
        <w:r w:rsidR="00706FE4" w:rsidRPr="00C564BB">
          <w:rPr>
            <w:rStyle w:val="Hyperlink"/>
            <w:rFonts w:ascii="Calibri" w:hAnsi="Calibri" w:cs="Calibri"/>
            <w:sz w:val="27"/>
            <w:szCs w:val="27"/>
          </w:rPr>
          <w:t>https://asq.org/quality-resources/five-whys</w:t>
        </w:r>
      </w:hyperlink>
      <w:r w:rsidR="00706FE4">
        <w:rPr>
          <w:rFonts w:ascii="Calibri" w:hAnsi="Calibri" w:cs="Calibri"/>
          <w:color w:val="000000"/>
          <w:sz w:val="27"/>
          <w:szCs w:val="27"/>
        </w:rPr>
        <w:t xml:space="preserve"> [Accessed 5 May 2024].</w:t>
      </w:r>
    </w:p>
    <w:p w14:paraId="744F6925" w14:textId="72D81B30" w:rsidR="001A2121" w:rsidRDefault="001A2121" w:rsidP="001A2121">
      <w:pPr>
        <w:pStyle w:val="NormalWeb"/>
        <w:spacing w:before="0" w:beforeAutospacing="0" w:after="0" w:afterAutospacing="0" w:line="360" w:lineRule="atLeast"/>
        <w:rPr>
          <w:rFonts w:ascii="Calibri" w:hAnsi="Calibri" w:cs="Calibri"/>
          <w:color w:val="000000"/>
          <w:sz w:val="27"/>
          <w:szCs w:val="27"/>
        </w:rPr>
      </w:pPr>
    </w:p>
    <w:p w14:paraId="6F402C5F" w14:textId="29789D66" w:rsidR="00107EB2" w:rsidRDefault="00107EB2" w:rsidP="00DD73A5">
      <w:pPr>
        <w:pStyle w:val="NormalWeb"/>
        <w:spacing w:before="0" w:beforeAutospacing="0" w:after="0" w:afterAutospacing="0" w:line="360" w:lineRule="atLeast"/>
        <w:rPr>
          <w:rFonts w:ascii="Calibri" w:hAnsi="Calibri" w:cs="Calibri"/>
          <w:color w:val="000000"/>
          <w:sz w:val="27"/>
          <w:szCs w:val="27"/>
        </w:rPr>
      </w:pPr>
    </w:p>
    <w:p w14:paraId="006D28A0" w14:textId="436B4281" w:rsidR="00EF249C" w:rsidRDefault="00EF249C" w:rsidP="00EF249C">
      <w:pPr>
        <w:pStyle w:val="NormalWeb"/>
        <w:spacing w:before="0" w:beforeAutospacing="0" w:after="0" w:afterAutospacing="0" w:line="360" w:lineRule="atLeast"/>
        <w:rPr>
          <w:rFonts w:ascii="Calibri" w:hAnsi="Calibri" w:cs="Calibri"/>
          <w:color w:val="000000"/>
          <w:sz w:val="27"/>
          <w:szCs w:val="27"/>
        </w:rPr>
      </w:pPr>
      <w:r>
        <w:rPr>
          <w:b/>
          <w:bCs/>
          <w:color w:val="000000"/>
        </w:rPr>
        <w:t>(7)</w:t>
      </w:r>
      <w:r w:rsidRPr="00EF249C">
        <w:rPr>
          <w:rFonts w:ascii="Calibri" w:hAnsi="Calibri" w:cs="Calibri"/>
          <w:color w:val="000000"/>
          <w:sz w:val="27"/>
          <w:szCs w:val="27"/>
        </w:rPr>
        <w:t xml:space="preserve"> </w:t>
      </w:r>
      <w:r>
        <w:rPr>
          <w:rFonts w:ascii="Calibri" w:hAnsi="Calibri" w:cs="Calibri"/>
          <w:color w:val="000000"/>
          <w:sz w:val="27"/>
          <w:szCs w:val="27"/>
        </w:rPr>
        <w:t>www.mindsmapped.com. (n.d.). </w:t>
      </w:r>
      <w:r>
        <w:rPr>
          <w:rFonts w:ascii="Calibri" w:hAnsi="Calibri" w:cs="Calibri"/>
          <w:i/>
          <w:iCs/>
          <w:color w:val="000000"/>
          <w:sz w:val="27"/>
          <w:szCs w:val="27"/>
        </w:rPr>
        <w:t>You are being redirected...</w:t>
      </w:r>
      <w:r>
        <w:rPr>
          <w:rFonts w:ascii="Calibri" w:hAnsi="Calibri" w:cs="Calibri"/>
          <w:color w:val="000000"/>
          <w:sz w:val="27"/>
          <w:szCs w:val="27"/>
        </w:rPr>
        <w:t xml:space="preserve"> [online] Available at: </w:t>
      </w:r>
      <w:hyperlink r:id="rId46" w:history="1">
        <w:r w:rsidRPr="00C81F19">
          <w:rPr>
            <w:rStyle w:val="Hyperlink"/>
            <w:rFonts w:ascii="Calibri" w:hAnsi="Calibri" w:cs="Calibri"/>
            <w:sz w:val="27"/>
            <w:szCs w:val="27"/>
          </w:rPr>
          <w:t>https://www.mindsmapped.com/waterfall-methodology/</w:t>
        </w:r>
      </w:hyperlink>
      <w:r>
        <w:rPr>
          <w:rFonts w:ascii="Calibri" w:hAnsi="Calibri" w:cs="Calibri"/>
          <w:color w:val="000000"/>
          <w:sz w:val="27"/>
          <w:szCs w:val="27"/>
        </w:rPr>
        <w:t xml:space="preserve"> [Accessed 5 May 2024].</w:t>
      </w:r>
    </w:p>
    <w:p w14:paraId="295B73DC" w14:textId="76BC3B98" w:rsidR="00EF249C" w:rsidRDefault="00EF249C" w:rsidP="00EF249C">
      <w:pPr>
        <w:pStyle w:val="NormalWeb"/>
        <w:spacing w:before="0" w:beforeAutospacing="0" w:after="0" w:afterAutospacing="0" w:line="360" w:lineRule="atLeast"/>
        <w:rPr>
          <w:rFonts w:ascii="Calibri" w:hAnsi="Calibri" w:cs="Calibri"/>
          <w:color w:val="000000"/>
          <w:sz w:val="27"/>
          <w:szCs w:val="27"/>
        </w:rPr>
      </w:pPr>
    </w:p>
    <w:p w14:paraId="4AC7BD5A" w14:textId="26A65D35" w:rsidR="00BF20AB" w:rsidRDefault="00EF249C" w:rsidP="00BF20AB">
      <w:pPr>
        <w:pStyle w:val="NormalWeb"/>
        <w:spacing w:before="0" w:beforeAutospacing="0" w:after="0" w:afterAutospacing="0" w:line="360" w:lineRule="atLeast"/>
        <w:rPr>
          <w:rFonts w:ascii="Calibri" w:hAnsi="Calibri" w:cs="Calibri"/>
          <w:color w:val="000000"/>
          <w:sz w:val="27"/>
          <w:szCs w:val="27"/>
        </w:rPr>
      </w:pPr>
      <w:proofErr w:type="gramStart"/>
      <w:r>
        <w:rPr>
          <w:rFonts w:ascii="Calibri" w:hAnsi="Calibri" w:cs="Calibri"/>
          <w:color w:val="000000"/>
          <w:sz w:val="27"/>
          <w:szCs w:val="27"/>
        </w:rPr>
        <w:t>‌</w:t>
      </w:r>
      <w:r w:rsidR="00BF20AB">
        <w:rPr>
          <w:rFonts w:ascii="Calibri" w:hAnsi="Calibri" w:cs="Calibri"/>
          <w:color w:val="000000"/>
          <w:sz w:val="27"/>
          <w:szCs w:val="27"/>
        </w:rPr>
        <w:t>(</w:t>
      </w:r>
      <w:proofErr w:type="gramEnd"/>
      <w:r w:rsidR="00BF20AB">
        <w:rPr>
          <w:rFonts w:ascii="Calibri" w:hAnsi="Calibri" w:cs="Calibri"/>
          <w:color w:val="000000"/>
          <w:sz w:val="27"/>
          <w:szCs w:val="27"/>
        </w:rPr>
        <w:t>8)</w:t>
      </w:r>
      <w:r w:rsidR="00BF20AB" w:rsidRPr="00BF20AB">
        <w:rPr>
          <w:rFonts w:ascii="Calibri" w:hAnsi="Calibri" w:cs="Calibri"/>
          <w:color w:val="000000"/>
          <w:sz w:val="27"/>
          <w:szCs w:val="27"/>
        </w:rPr>
        <w:t xml:space="preserve"> </w:t>
      </w:r>
      <w:proofErr w:type="spellStart"/>
      <w:r w:rsidR="00BF20AB">
        <w:rPr>
          <w:rFonts w:ascii="Calibri" w:hAnsi="Calibri" w:cs="Calibri"/>
          <w:color w:val="000000"/>
          <w:sz w:val="27"/>
          <w:szCs w:val="27"/>
        </w:rPr>
        <w:t>Tuleap</w:t>
      </w:r>
      <w:proofErr w:type="spellEnd"/>
      <w:r w:rsidR="00BF20AB">
        <w:rPr>
          <w:rFonts w:ascii="Calibri" w:hAnsi="Calibri" w:cs="Calibri"/>
          <w:color w:val="000000"/>
          <w:sz w:val="27"/>
          <w:szCs w:val="27"/>
        </w:rPr>
        <w:t>. (n.d.). </w:t>
      </w:r>
      <w:r w:rsidR="00BF20AB">
        <w:rPr>
          <w:rFonts w:ascii="Calibri" w:hAnsi="Calibri" w:cs="Calibri"/>
          <w:i/>
          <w:iCs/>
          <w:color w:val="000000"/>
          <w:sz w:val="27"/>
          <w:szCs w:val="27"/>
        </w:rPr>
        <w:t xml:space="preserve">Understanding Agile Scrum in 10 minutes • </w:t>
      </w:r>
      <w:proofErr w:type="spellStart"/>
      <w:r w:rsidR="00BF20AB">
        <w:rPr>
          <w:rFonts w:ascii="Calibri" w:hAnsi="Calibri" w:cs="Calibri"/>
          <w:i/>
          <w:iCs/>
          <w:color w:val="000000"/>
          <w:sz w:val="27"/>
          <w:szCs w:val="27"/>
        </w:rPr>
        <w:t>Tuleap</w:t>
      </w:r>
      <w:proofErr w:type="spellEnd"/>
      <w:r w:rsidR="00BF20AB">
        <w:rPr>
          <w:rFonts w:ascii="Calibri" w:hAnsi="Calibri" w:cs="Calibri"/>
          <w:color w:val="000000"/>
          <w:sz w:val="27"/>
          <w:szCs w:val="27"/>
        </w:rPr>
        <w:t xml:space="preserve">. [online] Available at: </w:t>
      </w:r>
      <w:hyperlink r:id="rId47" w:history="1">
        <w:r w:rsidR="00BF20AB" w:rsidRPr="00C81F19">
          <w:rPr>
            <w:rStyle w:val="Hyperlink"/>
            <w:rFonts w:ascii="Calibri" w:hAnsi="Calibri" w:cs="Calibri"/>
            <w:sz w:val="27"/>
            <w:szCs w:val="27"/>
          </w:rPr>
          <w:t>https://www.tuleap.org/agile/agile-scrum-in-10-minutes</w:t>
        </w:r>
      </w:hyperlink>
      <w:r w:rsidR="00BF20AB">
        <w:rPr>
          <w:rFonts w:ascii="Calibri" w:hAnsi="Calibri" w:cs="Calibri"/>
          <w:color w:val="000000"/>
          <w:sz w:val="27"/>
          <w:szCs w:val="27"/>
        </w:rPr>
        <w:t xml:space="preserve"> [Accessed 5 May 2024].</w:t>
      </w:r>
    </w:p>
    <w:p w14:paraId="6BB80B25" w14:textId="77777777" w:rsidR="00BF20AB" w:rsidRDefault="00BF20AB" w:rsidP="00BF20AB">
      <w:pPr>
        <w:pStyle w:val="NormalWeb"/>
        <w:rPr>
          <w:rFonts w:ascii="Calibri" w:hAnsi="Calibri" w:cs="Calibri"/>
          <w:color w:val="000000"/>
          <w:sz w:val="27"/>
          <w:szCs w:val="27"/>
        </w:rPr>
      </w:pPr>
      <w:r>
        <w:rPr>
          <w:rFonts w:ascii="Calibri" w:hAnsi="Calibri" w:cs="Calibri"/>
          <w:color w:val="000000"/>
          <w:sz w:val="27"/>
          <w:szCs w:val="27"/>
        </w:rPr>
        <w:t>‌</w:t>
      </w:r>
    </w:p>
    <w:p w14:paraId="6548C96A" w14:textId="77777777" w:rsidR="00FD0D64" w:rsidRDefault="008B6F27" w:rsidP="00FD0D64">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(9)</w:t>
      </w:r>
      <w:r w:rsidR="00FD0D64" w:rsidRPr="00FD0D64">
        <w:rPr>
          <w:rFonts w:ascii="Calibri" w:hAnsi="Calibri" w:cs="Calibri"/>
          <w:color w:val="000000"/>
          <w:sz w:val="27"/>
          <w:szCs w:val="27"/>
        </w:rPr>
        <w:t xml:space="preserve"> </w:t>
      </w:r>
      <w:proofErr w:type="spellStart"/>
      <w:r w:rsidR="00FD0D64">
        <w:rPr>
          <w:rFonts w:ascii="Calibri" w:hAnsi="Calibri" w:cs="Calibri"/>
          <w:color w:val="000000"/>
          <w:sz w:val="27"/>
          <w:szCs w:val="27"/>
        </w:rPr>
        <w:t>GeeksforGeeks</w:t>
      </w:r>
      <w:proofErr w:type="spellEnd"/>
      <w:r w:rsidR="00FD0D64">
        <w:rPr>
          <w:rFonts w:ascii="Calibri" w:hAnsi="Calibri" w:cs="Calibri"/>
          <w:color w:val="000000"/>
          <w:sz w:val="27"/>
          <w:szCs w:val="27"/>
        </w:rPr>
        <w:t>. (2023). </w:t>
      </w:r>
      <w:r w:rsidR="00FD0D64">
        <w:rPr>
          <w:rFonts w:ascii="Calibri" w:hAnsi="Calibri" w:cs="Calibri"/>
          <w:i/>
          <w:iCs/>
          <w:color w:val="000000"/>
          <w:sz w:val="27"/>
          <w:szCs w:val="27"/>
        </w:rPr>
        <w:t>What is Agile Methodology?</w:t>
      </w:r>
      <w:r w:rsidR="00FD0D64">
        <w:rPr>
          <w:rFonts w:ascii="Calibri" w:hAnsi="Calibri" w:cs="Calibri"/>
          <w:color w:val="000000"/>
          <w:sz w:val="27"/>
          <w:szCs w:val="27"/>
        </w:rPr>
        <w:t xml:space="preserve"> [online] Available at: </w:t>
      </w:r>
      <w:hyperlink r:id="rId48" w:history="1">
        <w:r w:rsidR="00FD0D64" w:rsidRPr="00C81F19">
          <w:rPr>
            <w:rStyle w:val="Hyperlink"/>
            <w:rFonts w:ascii="Calibri" w:hAnsi="Calibri" w:cs="Calibri"/>
            <w:sz w:val="27"/>
            <w:szCs w:val="27"/>
          </w:rPr>
          <w:t>https://www.geeksforgeeks.org/what-is-agile-methodology/</w:t>
        </w:r>
      </w:hyperlink>
      <w:r w:rsidR="00FD0D64">
        <w:rPr>
          <w:rFonts w:ascii="Calibri" w:hAnsi="Calibri" w:cs="Calibri"/>
          <w:color w:val="000000"/>
          <w:sz w:val="27"/>
          <w:szCs w:val="27"/>
        </w:rPr>
        <w:t xml:space="preserve"> [Accessed 5 May 2024].</w:t>
      </w:r>
    </w:p>
    <w:p w14:paraId="3463CBEA" w14:textId="77777777" w:rsidR="00FD0D64" w:rsidRDefault="00FD0D64" w:rsidP="00FD0D64">
      <w:pPr>
        <w:pStyle w:val="NormalWeb"/>
        <w:rPr>
          <w:rFonts w:ascii="Calibri" w:hAnsi="Calibri" w:cs="Calibri"/>
          <w:color w:val="000000"/>
          <w:sz w:val="27"/>
          <w:szCs w:val="27"/>
        </w:rPr>
      </w:pPr>
      <w:r>
        <w:rPr>
          <w:rFonts w:ascii="Calibri" w:hAnsi="Calibri" w:cs="Calibri"/>
          <w:color w:val="000000"/>
          <w:sz w:val="27"/>
          <w:szCs w:val="27"/>
        </w:rPr>
        <w:t>‌</w:t>
      </w:r>
    </w:p>
    <w:p w14:paraId="2DE0DC6B" w14:textId="454B5B4C" w:rsidR="009A4016" w:rsidRPr="00570142" w:rsidRDefault="009A4016" w:rsidP="00570142">
      <w:pPr>
        <w:pStyle w:val="NormalWeb"/>
        <w:rPr>
          <w:rFonts w:ascii="Calibri" w:hAnsi="Calibri" w:cs="Calibri"/>
          <w:color w:val="000000"/>
          <w:sz w:val="27"/>
          <w:szCs w:val="27"/>
        </w:rPr>
      </w:pPr>
    </w:p>
    <w:sectPr w:rsidR="009A4016" w:rsidRPr="00570142" w:rsidSect="00B606D3">
      <w:headerReference w:type="default" r:id="rId49"/>
      <w:footerReference w:type="default" r:id="rId50"/>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FE6741" w14:textId="77777777" w:rsidR="00B606D3" w:rsidRDefault="00B606D3" w:rsidP="00142300">
      <w:pPr>
        <w:spacing w:after="0" w:line="240" w:lineRule="auto"/>
      </w:pPr>
      <w:r>
        <w:separator/>
      </w:r>
    </w:p>
  </w:endnote>
  <w:endnote w:type="continuationSeparator" w:id="0">
    <w:p w14:paraId="7A8C569B" w14:textId="77777777" w:rsidR="00B606D3" w:rsidRDefault="00B606D3" w:rsidP="00142300">
      <w:pPr>
        <w:spacing w:after="0" w:line="240" w:lineRule="auto"/>
      </w:pPr>
      <w:r>
        <w:continuationSeparator/>
      </w:r>
    </w:p>
  </w:endnote>
  <w:endnote w:type="continuationNotice" w:id="1">
    <w:p w14:paraId="549EB641" w14:textId="77777777" w:rsidR="00B606D3" w:rsidRDefault="00B606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quot;Times New Roman&quot;,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Neue">
    <w:altName w:val="Sylfaen"/>
    <w:charset w:val="00"/>
    <w:family w:val="auto"/>
    <w:pitch w:val="variable"/>
    <w:sig w:usb0="E50002FF" w:usb1="500079DB" w:usb2="00000010" w:usb3="00000000" w:csb0="00000001"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420079"/>
      <w:docPartObj>
        <w:docPartGallery w:val="Page Numbers (Bottom of Page)"/>
        <w:docPartUnique/>
      </w:docPartObj>
    </w:sdtPr>
    <w:sdtContent>
      <w:p w14:paraId="6785C95E" w14:textId="0B246226" w:rsidR="003A5B36" w:rsidRDefault="001E0097">
        <w:pPr>
          <w:pStyle w:val="Footer"/>
          <w:jc w:val="center"/>
        </w:pPr>
        <w:r>
          <w:fldChar w:fldCharType="begin"/>
        </w:r>
        <w:r>
          <w:instrText xml:space="preserve"> PAGE   \* MERGEFORMAT </w:instrText>
        </w:r>
        <w:r>
          <w:fldChar w:fldCharType="separate"/>
        </w:r>
        <w:r w:rsidR="00715D4C">
          <w:rPr>
            <w:noProof/>
          </w:rPr>
          <w:t>1</w:t>
        </w:r>
        <w:r>
          <w:rPr>
            <w:noProof/>
          </w:rPr>
          <w:fldChar w:fldCharType="end"/>
        </w:r>
      </w:p>
    </w:sdtContent>
  </w:sdt>
  <w:p w14:paraId="128B095F" w14:textId="77777777" w:rsidR="00BE1BD5" w:rsidRDefault="00BE1B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D546DF" w14:textId="77777777" w:rsidR="00B606D3" w:rsidRDefault="00B606D3" w:rsidP="00142300">
      <w:pPr>
        <w:spacing w:after="0" w:line="240" w:lineRule="auto"/>
      </w:pPr>
      <w:r>
        <w:separator/>
      </w:r>
    </w:p>
  </w:footnote>
  <w:footnote w:type="continuationSeparator" w:id="0">
    <w:p w14:paraId="6E8C0BF7" w14:textId="77777777" w:rsidR="00B606D3" w:rsidRDefault="00B606D3" w:rsidP="00142300">
      <w:pPr>
        <w:spacing w:after="0" w:line="240" w:lineRule="auto"/>
      </w:pPr>
      <w:r>
        <w:continuationSeparator/>
      </w:r>
    </w:p>
  </w:footnote>
  <w:footnote w:type="continuationNotice" w:id="1">
    <w:p w14:paraId="4BD6341C" w14:textId="77777777" w:rsidR="00B606D3" w:rsidRDefault="00B606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6680ED99" w14:paraId="4F38B4D5" w14:textId="77777777" w:rsidTr="6680ED99">
      <w:trPr>
        <w:trHeight w:val="300"/>
      </w:trPr>
      <w:tc>
        <w:tcPr>
          <w:tcW w:w="3485" w:type="dxa"/>
        </w:tcPr>
        <w:p w14:paraId="389FE964" w14:textId="6BE53338" w:rsidR="6680ED99" w:rsidRDefault="6680ED99" w:rsidP="6680ED99">
          <w:pPr>
            <w:pStyle w:val="Header"/>
            <w:ind w:left="-115"/>
          </w:pPr>
        </w:p>
      </w:tc>
      <w:tc>
        <w:tcPr>
          <w:tcW w:w="3485" w:type="dxa"/>
        </w:tcPr>
        <w:p w14:paraId="76E419CD" w14:textId="6DDFE5C1" w:rsidR="6680ED99" w:rsidRDefault="6680ED99" w:rsidP="6680ED99">
          <w:pPr>
            <w:pStyle w:val="Header"/>
            <w:jc w:val="center"/>
          </w:pPr>
        </w:p>
      </w:tc>
      <w:tc>
        <w:tcPr>
          <w:tcW w:w="3485" w:type="dxa"/>
        </w:tcPr>
        <w:p w14:paraId="1340A93E" w14:textId="36E5BD8C" w:rsidR="6680ED99" w:rsidRDefault="6680ED99" w:rsidP="6680ED99">
          <w:pPr>
            <w:pStyle w:val="Header"/>
            <w:ind w:right="-115"/>
            <w:jc w:val="right"/>
          </w:pPr>
        </w:p>
      </w:tc>
    </w:tr>
  </w:tbl>
  <w:p w14:paraId="3BF3EBC4" w14:textId="73ED7F49" w:rsidR="00DC7E15" w:rsidRDefault="00DC7E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E59EE"/>
    <w:multiLevelType w:val="multilevel"/>
    <w:tmpl w:val="A89A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6160E"/>
    <w:multiLevelType w:val="multilevel"/>
    <w:tmpl w:val="7B2CB4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66ACF"/>
    <w:multiLevelType w:val="multilevel"/>
    <w:tmpl w:val="BDA26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077E49"/>
    <w:multiLevelType w:val="hybridMultilevel"/>
    <w:tmpl w:val="1F00B5FE"/>
    <w:lvl w:ilvl="0" w:tplc="32B49B3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237F0"/>
    <w:multiLevelType w:val="multilevel"/>
    <w:tmpl w:val="772E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7724A"/>
    <w:multiLevelType w:val="hybridMultilevel"/>
    <w:tmpl w:val="935CBD8E"/>
    <w:lvl w:ilvl="0" w:tplc="D3A016BC">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F2C1E"/>
    <w:multiLevelType w:val="hybridMultilevel"/>
    <w:tmpl w:val="BBE4AC52"/>
    <w:lvl w:ilvl="0" w:tplc="32B49B3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6F329C"/>
    <w:multiLevelType w:val="hybridMultilevel"/>
    <w:tmpl w:val="6B08B1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327AC6"/>
    <w:multiLevelType w:val="hybridMultilevel"/>
    <w:tmpl w:val="FFFFFFFF"/>
    <w:lvl w:ilvl="0" w:tplc="00507CD2">
      <w:start w:val="1"/>
      <w:numFmt w:val="bullet"/>
      <w:lvlText w:val="·"/>
      <w:lvlJc w:val="left"/>
      <w:pPr>
        <w:ind w:left="720" w:hanging="360"/>
      </w:pPr>
      <w:rPr>
        <w:rFonts w:ascii="Symbol" w:hAnsi="Symbol" w:hint="default"/>
      </w:rPr>
    </w:lvl>
    <w:lvl w:ilvl="1" w:tplc="DFE0275C">
      <w:start w:val="1"/>
      <w:numFmt w:val="bullet"/>
      <w:lvlText w:val="o"/>
      <w:lvlJc w:val="left"/>
      <w:pPr>
        <w:ind w:left="1440" w:hanging="360"/>
      </w:pPr>
      <w:rPr>
        <w:rFonts w:ascii="Courier New" w:hAnsi="Courier New" w:hint="default"/>
      </w:rPr>
    </w:lvl>
    <w:lvl w:ilvl="2" w:tplc="5130352E">
      <w:start w:val="1"/>
      <w:numFmt w:val="bullet"/>
      <w:lvlText w:val=""/>
      <w:lvlJc w:val="left"/>
      <w:pPr>
        <w:ind w:left="2160" w:hanging="360"/>
      </w:pPr>
      <w:rPr>
        <w:rFonts w:ascii="Wingdings" w:hAnsi="Wingdings" w:hint="default"/>
      </w:rPr>
    </w:lvl>
    <w:lvl w:ilvl="3" w:tplc="8140EA4C">
      <w:start w:val="1"/>
      <w:numFmt w:val="bullet"/>
      <w:lvlText w:val=""/>
      <w:lvlJc w:val="left"/>
      <w:pPr>
        <w:ind w:left="2880" w:hanging="360"/>
      </w:pPr>
      <w:rPr>
        <w:rFonts w:ascii="Symbol" w:hAnsi="Symbol" w:hint="default"/>
      </w:rPr>
    </w:lvl>
    <w:lvl w:ilvl="4" w:tplc="E4F4ECB6">
      <w:start w:val="1"/>
      <w:numFmt w:val="bullet"/>
      <w:lvlText w:val="o"/>
      <w:lvlJc w:val="left"/>
      <w:pPr>
        <w:ind w:left="3600" w:hanging="360"/>
      </w:pPr>
      <w:rPr>
        <w:rFonts w:ascii="Courier New" w:hAnsi="Courier New" w:hint="default"/>
      </w:rPr>
    </w:lvl>
    <w:lvl w:ilvl="5" w:tplc="89C6D7CA">
      <w:start w:val="1"/>
      <w:numFmt w:val="bullet"/>
      <w:lvlText w:val=""/>
      <w:lvlJc w:val="left"/>
      <w:pPr>
        <w:ind w:left="4320" w:hanging="360"/>
      </w:pPr>
      <w:rPr>
        <w:rFonts w:ascii="Wingdings" w:hAnsi="Wingdings" w:hint="default"/>
      </w:rPr>
    </w:lvl>
    <w:lvl w:ilvl="6" w:tplc="FE22FB96">
      <w:start w:val="1"/>
      <w:numFmt w:val="bullet"/>
      <w:lvlText w:val=""/>
      <w:lvlJc w:val="left"/>
      <w:pPr>
        <w:ind w:left="5040" w:hanging="360"/>
      </w:pPr>
      <w:rPr>
        <w:rFonts w:ascii="Symbol" w:hAnsi="Symbol" w:hint="default"/>
      </w:rPr>
    </w:lvl>
    <w:lvl w:ilvl="7" w:tplc="36F0E114">
      <w:start w:val="1"/>
      <w:numFmt w:val="bullet"/>
      <w:lvlText w:val="o"/>
      <w:lvlJc w:val="left"/>
      <w:pPr>
        <w:ind w:left="5760" w:hanging="360"/>
      </w:pPr>
      <w:rPr>
        <w:rFonts w:ascii="Courier New" w:hAnsi="Courier New" w:hint="default"/>
      </w:rPr>
    </w:lvl>
    <w:lvl w:ilvl="8" w:tplc="65141E7A">
      <w:start w:val="1"/>
      <w:numFmt w:val="bullet"/>
      <w:lvlText w:val=""/>
      <w:lvlJc w:val="left"/>
      <w:pPr>
        <w:ind w:left="6480" w:hanging="360"/>
      </w:pPr>
      <w:rPr>
        <w:rFonts w:ascii="Wingdings" w:hAnsi="Wingdings" w:hint="default"/>
      </w:rPr>
    </w:lvl>
  </w:abstractNum>
  <w:abstractNum w:abstractNumId="9" w15:restartNumberingAfterBreak="0">
    <w:nsid w:val="1E8D4734"/>
    <w:multiLevelType w:val="hybridMultilevel"/>
    <w:tmpl w:val="AA3A2022"/>
    <w:lvl w:ilvl="0" w:tplc="1284D09C">
      <w:start w:val="1"/>
      <w:numFmt w:val="bullet"/>
      <w:lvlText w:val=""/>
      <w:lvlJc w:val="left"/>
      <w:pPr>
        <w:tabs>
          <w:tab w:val="num" w:pos="720"/>
        </w:tabs>
        <w:ind w:left="720" w:hanging="360"/>
      </w:pPr>
      <w:rPr>
        <w:rFonts w:ascii="Wingdings" w:hAnsi="Wingdings" w:hint="default"/>
      </w:rPr>
    </w:lvl>
    <w:lvl w:ilvl="1" w:tplc="AFCEE820">
      <w:start w:val="1"/>
      <w:numFmt w:val="bullet"/>
      <w:lvlText w:val=""/>
      <w:lvlJc w:val="left"/>
      <w:pPr>
        <w:tabs>
          <w:tab w:val="num" w:pos="1440"/>
        </w:tabs>
        <w:ind w:left="1440" w:hanging="360"/>
      </w:pPr>
      <w:rPr>
        <w:rFonts w:ascii="Wingdings" w:hAnsi="Wingdings" w:hint="default"/>
      </w:rPr>
    </w:lvl>
    <w:lvl w:ilvl="2" w:tplc="93722992" w:tentative="1">
      <w:start w:val="1"/>
      <w:numFmt w:val="bullet"/>
      <w:lvlText w:val=""/>
      <w:lvlJc w:val="left"/>
      <w:pPr>
        <w:tabs>
          <w:tab w:val="num" w:pos="2160"/>
        </w:tabs>
        <w:ind w:left="2160" w:hanging="360"/>
      </w:pPr>
      <w:rPr>
        <w:rFonts w:ascii="Wingdings" w:hAnsi="Wingdings" w:hint="default"/>
      </w:rPr>
    </w:lvl>
    <w:lvl w:ilvl="3" w:tplc="447EF57E" w:tentative="1">
      <w:start w:val="1"/>
      <w:numFmt w:val="bullet"/>
      <w:lvlText w:val=""/>
      <w:lvlJc w:val="left"/>
      <w:pPr>
        <w:tabs>
          <w:tab w:val="num" w:pos="2880"/>
        </w:tabs>
        <w:ind w:left="2880" w:hanging="360"/>
      </w:pPr>
      <w:rPr>
        <w:rFonts w:ascii="Wingdings" w:hAnsi="Wingdings" w:hint="default"/>
      </w:rPr>
    </w:lvl>
    <w:lvl w:ilvl="4" w:tplc="A77CB1CE" w:tentative="1">
      <w:start w:val="1"/>
      <w:numFmt w:val="bullet"/>
      <w:lvlText w:val=""/>
      <w:lvlJc w:val="left"/>
      <w:pPr>
        <w:tabs>
          <w:tab w:val="num" w:pos="3600"/>
        </w:tabs>
        <w:ind w:left="3600" w:hanging="360"/>
      </w:pPr>
      <w:rPr>
        <w:rFonts w:ascii="Wingdings" w:hAnsi="Wingdings" w:hint="default"/>
      </w:rPr>
    </w:lvl>
    <w:lvl w:ilvl="5" w:tplc="C7C2E9A6" w:tentative="1">
      <w:start w:val="1"/>
      <w:numFmt w:val="bullet"/>
      <w:lvlText w:val=""/>
      <w:lvlJc w:val="left"/>
      <w:pPr>
        <w:tabs>
          <w:tab w:val="num" w:pos="4320"/>
        </w:tabs>
        <w:ind w:left="4320" w:hanging="360"/>
      </w:pPr>
      <w:rPr>
        <w:rFonts w:ascii="Wingdings" w:hAnsi="Wingdings" w:hint="default"/>
      </w:rPr>
    </w:lvl>
    <w:lvl w:ilvl="6" w:tplc="4D8459AE" w:tentative="1">
      <w:start w:val="1"/>
      <w:numFmt w:val="bullet"/>
      <w:lvlText w:val=""/>
      <w:lvlJc w:val="left"/>
      <w:pPr>
        <w:tabs>
          <w:tab w:val="num" w:pos="5040"/>
        </w:tabs>
        <w:ind w:left="5040" w:hanging="360"/>
      </w:pPr>
      <w:rPr>
        <w:rFonts w:ascii="Wingdings" w:hAnsi="Wingdings" w:hint="default"/>
      </w:rPr>
    </w:lvl>
    <w:lvl w:ilvl="7" w:tplc="D4600AD0" w:tentative="1">
      <w:start w:val="1"/>
      <w:numFmt w:val="bullet"/>
      <w:lvlText w:val=""/>
      <w:lvlJc w:val="left"/>
      <w:pPr>
        <w:tabs>
          <w:tab w:val="num" w:pos="5760"/>
        </w:tabs>
        <w:ind w:left="5760" w:hanging="360"/>
      </w:pPr>
      <w:rPr>
        <w:rFonts w:ascii="Wingdings" w:hAnsi="Wingdings" w:hint="default"/>
      </w:rPr>
    </w:lvl>
    <w:lvl w:ilvl="8" w:tplc="47201F5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93DF6F"/>
    <w:multiLevelType w:val="hybridMultilevel"/>
    <w:tmpl w:val="FFFFFFFF"/>
    <w:lvl w:ilvl="0" w:tplc="1096B6C4">
      <w:start w:val="1"/>
      <w:numFmt w:val="bullet"/>
      <w:lvlText w:val="-"/>
      <w:lvlJc w:val="left"/>
      <w:pPr>
        <w:ind w:left="720" w:hanging="360"/>
      </w:pPr>
      <w:rPr>
        <w:rFonts w:ascii="&quot;Times New Roman&quot;,serif" w:hAnsi="&quot;Times New Roman&quot;,serif" w:hint="default"/>
      </w:rPr>
    </w:lvl>
    <w:lvl w:ilvl="1" w:tplc="FA4612AC">
      <w:start w:val="1"/>
      <w:numFmt w:val="bullet"/>
      <w:lvlText w:val="o"/>
      <w:lvlJc w:val="left"/>
      <w:pPr>
        <w:ind w:left="1440" w:hanging="360"/>
      </w:pPr>
      <w:rPr>
        <w:rFonts w:ascii="Courier New" w:hAnsi="Courier New" w:hint="default"/>
      </w:rPr>
    </w:lvl>
    <w:lvl w:ilvl="2" w:tplc="ACA85616">
      <w:start w:val="1"/>
      <w:numFmt w:val="bullet"/>
      <w:lvlText w:val=""/>
      <w:lvlJc w:val="left"/>
      <w:pPr>
        <w:ind w:left="2160" w:hanging="360"/>
      </w:pPr>
      <w:rPr>
        <w:rFonts w:ascii="Wingdings" w:hAnsi="Wingdings" w:hint="default"/>
      </w:rPr>
    </w:lvl>
    <w:lvl w:ilvl="3" w:tplc="F2DA4560">
      <w:start w:val="1"/>
      <w:numFmt w:val="bullet"/>
      <w:lvlText w:val=""/>
      <w:lvlJc w:val="left"/>
      <w:pPr>
        <w:ind w:left="2880" w:hanging="360"/>
      </w:pPr>
      <w:rPr>
        <w:rFonts w:ascii="Symbol" w:hAnsi="Symbol" w:hint="default"/>
      </w:rPr>
    </w:lvl>
    <w:lvl w:ilvl="4" w:tplc="C2E8E94E">
      <w:start w:val="1"/>
      <w:numFmt w:val="bullet"/>
      <w:lvlText w:val="o"/>
      <w:lvlJc w:val="left"/>
      <w:pPr>
        <w:ind w:left="3600" w:hanging="360"/>
      </w:pPr>
      <w:rPr>
        <w:rFonts w:ascii="Courier New" w:hAnsi="Courier New" w:hint="default"/>
      </w:rPr>
    </w:lvl>
    <w:lvl w:ilvl="5" w:tplc="F19472D6">
      <w:start w:val="1"/>
      <w:numFmt w:val="bullet"/>
      <w:lvlText w:val=""/>
      <w:lvlJc w:val="left"/>
      <w:pPr>
        <w:ind w:left="4320" w:hanging="360"/>
      </w:pPr>
      <w:rPr>
        <w:rFonts w:ascii="Wingdings" w:hAnsi="Wingdings" w:hint="default"/>
      </w:rPr>
    </w:lvl>
    <w:lvl w:ilvl="6" w:tplc="ED6AC0AC">
      <w:start w:val="1"/>
      <w:numFmt w:val="bullet"/>
      <w:lvlText w:val=""/>
      <w:lvlJc w:val="left"/>
      <w:pPr>
        <w:ind w:left="5040" w:hanging="360"/>
      </w:pPr>
      <w:rPr>
        <w:rFonts w:ascii="Symbol" w:hAnsi="Symbol" w:hint="default"/>
      </w:rPr>
    </w:lvl>
    <w:lvl w:ilvl="7" w:tplc="2A4E7C50">
      <w:start w:val="1"/>
      <w:numFmt w:val="bullet"/>
      <w:lvlText w:val="o"/>
      <w:lvlJc w:val="left"/>
      <w:pPr>
        <w:ind w:left="5760" w:hanging="360"/>
      </w:pPr>
      <w:rPr>
        <w:rFonts w:ascii="Courier New" w:hAnsi="Courier New" w:hint="default"/>
      </w:rPr>
    </w:lvl>
    <w:lvl w:ilvl="8" w:tplc="A68E2216">
      <w:start w:val="1"/>
      <w:numFmt w:val="bullet"/>
      <w:lvlText w:val=""/>
      <w:lvlJc w:val="left"/>
      <w:pPr>
        <w:ind w:left="6480" w:hanging="360"/>
      </w:pPr>
      <w:rPr>
        <w:rFonts w:ascii="Wingdings" w:hAnsi="Wingdings" w:hint="default"/>
      </w:rPr>
    </w:lvl>
  </w:abstractNum>
  <w:abstractNum w:abstractNumId="11" w15:restartNumberingAfterBreak="0">
    <w:nsid w:val="241ECFDF"/>
    <w:multiLevelType w:val="hybridMultilevel"/>
    <w:tmpl w:val="FFFFFFFF"/>
    <w:lvl w:ilvl="0" w:tplc="D26C355C">
      <w:start w:val="1"/>
      <w:numFmt w:val="bullet"/>
      <w:lvlText w:val="·"/>
      <w:lvlJc w:val="left"/>
      <w:pPr>
        <w:ind w:left="720" w:hanging="360"/>
      </w:pPr>
      <w:rPr>
        <w:rFonts w:ascii="Symbol" w:hAnsi="Symbol" w:hint="default"/>
      </w:rPr>
    </w:lvl>
    <w:lvl w:ilvl="1" w:tplc="68923FFA">
      <w:start w:val="1"/>
      <w:numFmt w:val="bullet"/>
      <w:lvlText w:val="o"/>
      <w:lvlJc w:val="left"/>
      <w:pPr>
        <w:ind w:left="1440" w:hanging="360"/>
      </w:pPr>
      <w:rPr>
        <w:rFonts w:ascii="Courier New" w:hAnsi="Courier New" w:hint="default"/>
      </w:rPr>
    </w:lvl>
    <w:lvl w:ilvl="2" w:tplc="BE847F00">
      <w:start w:val="1"/>
      <w:numFmt w:val="bullet"/>
      <w:lvlText w:val=""/>
      <w:lvlJc w:val="left"/>
      <w:pPr>
        <w:ind w:left="2160" w:hanging="360"/>
      </w:pPr>
      <w:rPr>
        <w:rFonts w:ascii="Wingdings" w:hAnsi="Wingdings" w:hint="default"/>
      </w:rPr>
    </w:lvl>
    <w:lvl w:ilvl="3" w:tplc="C36CC142">
      <w:start w:val="1"/>
      <w:numFmt w:val="bullet"/>
      <w:lvlText w:val=""/>
      <w:lvlJc w:val="left"/>
      <w:pPr>
        <w:ind w:left="2880" w:hanging="360"/>
      </w:pPr>
      <w:rPr>
        <w:rFonts w:ascii="Symbol" w:hAnsi="Symbol" w:hint="default"/>
      </w:rPr>
    </w:lvl>
    <w:lvl w:ilvl="4" w:tplc="B7C20762">
      <w:start w:val="1"/>
      <w:numFmt w:val="bullet"/>
      <w:lvlText w:val="o"/>
      <w:lvlJc w:val="left"/>
      <w:pPr>
        <w:ind w:left="3600" w:hanging="360"/>
      </w:pPr>
      <w:rPr>
        <w:rFonts w:ascii="Courier New" w:hAnsi="Courier New" w:hint="default"/>
      </w:rPr>
    </w:lvl>
    <w:lvl w:ilvl="5" w:tplc="77E4C52E">
      <w:start w:val="1"/>
      <w:numFmt w:val="bullet"/>
      <w:lvlText w:val=""/>
      <w:lvlJc w:val="left"/>
      <w:pPr>
        <w:ind w:left="4320" w:hanging="360"/>
      </w:pPr>
      <w:rPr>
        <w:rFonts w:ascii="Wingdings" w:hAnsi="Wingdings" w:hint="default"/>
      </w:rPr>
    </w:lvl>
    <w:lvl w:ilvl="6" w:tplc="16C4C920">
      <w:start w:val="1"/>
      <w:numFmt w:val="bullet"/>
      <w:lvlText w:val=""/>
      <w:lvlJc w:val="left"/>
      <w:pPr>
        <w:ind w:left="5040" w:hanging="360"/>
      </w:pPr>
      <w:rPr>
        <w:rFonts w:ascii="Symbol" w:hAnsi="Symbol" w:hint="default"/>
      </w:rPr>
    </w:lvl>
    <w:lvl w:ilvl="7" w:tplc="4BDCC73A">
      <w:start w:val="1"/>
      <w:numFmt w:val="bullet"/>
      <w:lvlText w:val="o"/>
      <w:lvlJc w:val="left"/>
      <w:pPr>
        <w:ind w:left="5760" w:hanging="360"/>
      </w:pPr>
      <w:rPr>
        <w:rFonts w:ascii="Courier New" w:hAnsi="Courier New" w:hint="default"/>
      </w:rPr>
    </w:lvl>
    <w:lvl w:ilvl="8" w:tplc="9BBC0954">
      <w:start w:val="1"/>
      <w:numFmt w:val="bullet"/>
      <w:lvlText w:val=""/>
      <w:lvlJc w:val="left"/>
      <w:pPr>
        <w:ind w:left="6480" w:hanging="360"/>
      </w:pPr>
      <w:rPr>
        <w:rFonts w:ascii="Wingdings" w:hAnsi="Wingdings" w:hint="default"/>
      </w:rPr>
    </w:lvl>
  </w:abstractNum>
  <w:abstractNum w:abstractNumId="12" w15:restartNumberingAfterBreak="0">
    <w:nsid w:val="2427B968"/>
    <w:multiLevelType w:val="hybridMultilevel"/>
    <w:tmpl w:val="FFFFFFFF"/>
    <w:lvl w:ilvl="0" w:tplc="3BAED70E">
      <w:start w:val="1"/>
      <w:numFmt w:val="bullet"/>
      <w:lvlText w:val="-"/>
      <w:lvlJc w:val="left"/>
      <w:pPr>
        <w:ind w:left="720" w:hanging="360"/>
      </w:pPr>
      <w:rPr>
        <w:rFonts w:ascii="&quot;Times New Roman&quot;,serif" w:hAnsi="&quot;Times New Roman&quot;,serif" w:hint="default"/>
      </w:rPr>
    </w:lvl>
    <w:lvl w:ilvl="1" w:tplc="E78A2F3C">
      <w:start w:val="1"/>
      <w:numFmt w:val="bullet"/>
      <w:lvlText w:val="o"/>
      <w:lvlJc w:val="left"/>
      <w:pPr>
        <w:ind w:left="1440" w:hanging="360"/>
      </w:pPr>
      <w:rPr>
        <w:rFonts w:ascii="Courier New" w:hAnsi="Courier New" w:hint="default"/>
      </w:rPr>
    </w:lvl>
    <w:lvl w:ilvl="2" w:tplc="7F28BCAC">
      <w:start w:val="1"/>
      <w:numFmt w:val="bullet"/>
      <w:lvlText w:val=""/>
      <w:lvlJc w:val="left"/>
      <w:pPr>
        <w:ind w:left="2160" w:hanging="360"/>
      </w:pPr>
      <w:rPr>
        <w:rFonts w:ascii="Wingdings" w:hAnsi="Wingdings" w:hint="default"/>
      </w:rPr>
    </w:lvl>
    <w:lvl w:ilvl="3" w:tplc="9148EB04">
      <w:start w:val="1"/>
      <w:numFmt w:val="bullet"/>
      <w:lvlText w:val=""/>
      <w:lvlJc w:val="left"/>
      <w:pPr>
        <w:ind w:left="2880" w:hanging="360"/>
      </w:pPr>
      <w:rPr>
        <w:rFonts w:ascii="Symbol" w:hAnsi="Symbol" w:hint="default"/>
      </w:rPr>
    </w:lvl>
    <w:lvl w:ilvl="4" w:tplc="81F4D334">
      <w:start w:val="1"/>
      <w:numFmt w:val="bullet"/>
      <w:lvlText w:val="o"/>
      <w:lvlJc w:val="left"/>
      <w:pPr>
        <w:ind w:left="3600" w:hanging="360"/>
      </w:pPr>
      <w:rPr>
        <w:rFonts w:ascii="Courier New" w:hAnsi="Courier New" w:hint="default"/>
      </w:rPr>
    </w:lvl>
    <w:lvl w:ilvl="5" w:tplc="1E8C658A">
      <w:start w:val="1"/>
      <w:numFmt w:val="bullet"/>
      <w:lvlText w:val=""/>
      <w:lvlJc w:val="left"/>
      <w:pPr>
        <w:ind w:left="4320" w:hanging="360"/>
      </w:pPr>
      <w:rPr>
        <w:rFonts w:ascii="Wingdings" w:hAnsi="Wingdings" w:hint="default"/>
      </w:rPr>
    </w:lvl>
    <w:lvl w:ilvl="6" w:tplc="E146C440">
      <w:start w:val="1"/>
      <w:numFmt w:val="bullet"/>
      <w:lvlText w:val=""/>
      <w:lvlJc w:val="left"/>
      <w:pPr>
        <w:ind w:left="5040" w:hanging="360"/>
      </w:pPr>
      <w:rPr>
        <w:rFonts w:ascii="Symbol" w:hAnsi="Symbol" w:hint="default"/>
      </w:rPr>
    </w:lvl>
    <w:lvl w:ilvl="7" w:tplc="73D08A46">
      <w:start w:val="1"/>
      <w:numFmt w:val="bullet"/>
      <w:lvlText w:val="o"/>
      <w:lvlJc w:val="left"/>
      <w:pPr>
        <w:ind w:left="5760" w:hanging="360"/>
      </w:pPr>
      <w:rPr>
        <w:rFonts w:ascii="Courier New" w:hAnsi="Courier New" w:hint="default"/>
      </w:rPr>
    </w:lvl>
    <w:lvl w:ilvl="8" w:tplc="3DD6AEAC">
      <w:start w:val="1"/>
      <w:numFmt w:val="bullet"/>
      <w:lvlText w:val=""/>
      <w:lvlJc w:val="left"/>
      <w:pPr>
        <w:ind w:left="6480" w:hanging="360"/>
      </w:pPr>
      <w:rPr>
        <w:rFonts w:ascii="Wingdings" w:hAnsi="Wingdings" w:hint="default"/>
      </w:rPr>
    </w:lvl>
  </w:abstractNum>
  <w:abstractNum w:abstractNumId="13" w15:restartNumberingAfterBreak="0">
    <w:nsid w:val="25E0D19A"/>
    <w:multiLevelType w:val="hybridMultilevel"/>
    <w:tmpl w:val="FFFFFFFF"/>
    <w:lvl w:ilvl="0" w:tplc="DF288168">
      <w:start w:val="1"/>
      <w:numFmt w:val="bullet"/>
      <w:lvlText w:val="-"/>
      <w:lvlJc w:val="left"/>
      <w:pPr>
        <w:ind w:left="720" w:hanging="360"/>
      </w:pPr>
      <w:rPr>
        <w:rFonts w:ascii="&quot;Times New Roman&quot;,serif" w:hAnsi="&quot;Times New Roman&quot;,serif" w:hint="default"/>
      </w:rPr>
    </w:lvl>
    <w:lvl w:ilvl="1" w:tplc="D3A016BC">
      <w:start w:val="1"/>
      <w:numFmt w:val="bullet"/>
      <w:lvlText w:val="o"/>
      <w:lvlJc w:val="left"/>
      <w:pPr>
        <w:ind w:left="1440" w:hanging="360"/>
      </w:pPr>
      <w:rPr>
        <w:rFonts w:ascii="Courier New" w:hAnsi="Courier New" w:hint="default"/>
      </w:rPr>
    </w:lvl>
    <w:lvl w:ilvl="2" w:tplc="87D0B83E">
      <w:start w:val="1"/>
      <w:numFmt w:val="bullet"/>
      <w:lvlText w:val=""/>
      <w:lvlJc w:val="left"/>
      <w:pPr>
        <w:ind w:left="2160" w:hanging="360"/>
      </w:pPr>
      <w:rPr>
        <w:rFonts w:ascii="Wingdings" w:hAnsi="Wingdings" w:hint="default"/>
      </w:rPr>
    </w:lvl>
    <w:lvl w:ilvl="3" w:tplc="B9C405AC">
      <w:start w:val="1"/>
      <w:numFmt w:val="bullet"/>
      <w:lvlText w:val=""/>
      <w:lvlJc w:val="left"/>
      <w:pPr>
        <w:ind w:left="2880" w:hanging="360"/>
      </w:pPr>
      <w:rPr>
        <w:rFonts w:ascii="Symbol" w:hAnsi="Symbol" w:hint="default"/>
      </w:rPr>
    </w:lvl>
    <w:lvl w:ilvl="4" w:tplc="1A6CF7A0">
      <w:start w:val="1"/>
      <w:numFmt w:val="bullet"/>
      <w:lvlText w:val="o"/>
      <w:lvlJc w:val="left"/>
      <w:pPr>
        <w:ind w:left="3600" w:hanging="360"/>
      </w:pPr>
      <w:rPr>
        <w:rFonts w:ascii="Courier New" w:hAnsi="Courier New" w:hint="default"/>
      </w:rPr>
    </w:lvl>
    <w:lvl w:ilvl="5" w:tplc="4902624C">
      <w:start w:val="1"/>
      <w:numFmt w:val="bullet"/>
      <w:lvlText w:val=""/>
      <w:lvlJc w:val="left"/>
      <w:pPr>
        <w:ind w:left="4320" w:hanging="360"/>
      </w:pPr>
      <w:rPr>
        <w:rFonts w:ascii="Wingdings" w:hAnsi="Wingdings" w:hint="default"/>
      </w:rPr>
    </w:lvl>
    <w:lvl w:ilvl="6" w:tplc="934C3566">
      <w:start w:val="1"/>
      <w:numFmt w:val="bullet"/>
      <w:lvlText w:val=""/>
      <w:lvlJc w:val="left"/>
      <w:pPr>
        <w:ind w:left="5040" w:hanging="360"/>
      </w:pPr>
      <w:rPr>
        <w:rFonts w:ascii="Symbol" w:hAnsi="Symbol" w:hint="default"/>
      </w:rPr>
    </w:lvl>
    <w:lvl w:ilvl="7" w:tplc="F9AE1ADC">
      <w:start w:val="1"/>
      <w:numFmt w:val="bullet"/>
      <w:lvlText w:val="o"/>
      <w:lvlJc w:val="left"/>
      <w:pPr>
        <w:ind w:left="5760" w:hanging="360"/>
      </w:pPr>
      <w:rPr>
        <w:rFonts w:ascii="Courier New" w:hAnsi="Courier New" w:hint="default"/>
      </w:rPr>
    </w:lvl>
    <w:lvl w:ilvl="8" w:tplc="D21286C6">
      <w:start w:val="1"/>
      <w:numFmt w:val="bullet"/>
      <w:lvlText w:val=""/>
      <w:lvlJc w:val="left"/>
      <w:pPr>
        <w:ind w:left="6480" w:hanging="360"/>
      </w:pPr>
      <w:rPr>
        <w:rFonts w:ascii="Wingdings" w:hAnsi="Wingdings" w:hint="default"/>
      </w:rPr>
    </w:lvl>
  </w:abstractNum>
  <w:abstractNum w:abstractNumId="14" w15:restartNumberingAfterBreak="0">
    <w:nsid w:val="264B482C"/>
    <w:multiLevelType w:val="multilevel"/>
    <w:tmpl w:val="10CEFA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69C7887"/>
    <w:multiLevelType w:val="hybridMultilevel"/>
    <w:tmpl w:val="5A7CC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B6EF89"/>
    <w:multiLevelType w:val="hybridMultilevel"/>
    <w:tmpl w:val="FFFFFFFF"/>
    <w:lvl w:ilvl="0" w:tplc="C660F122">
      <w:start w:val="1"/>
      <w:numFmt w:val="decimal"/>
      <w:lvlText w:val="%1."/>
      <w:lvlJc w:val="left"/>
      <w:pPr>
        <w:ind w:left="720" w:hanging="360"/>
      </w:pPr>
    </w:lvl>
    <w:lvl w:ilvl="1" w:tplc="46CC5C78">
      <w:start w:val="1"/>
      <w:numFmt w:val="lowerLetter"/>
      <w:lvlText w:val="%2."/>
      <w:lvlJc w:val="left"/>
      <w:pPr>
        <w:ind w:left="1440" w:hanging="360"/>
      </w:pPr>
    </w:lvl>
    <w:lvl w:ilvl="2" w:tplc="DD1E8340">
      <w:start w:val="1"/>
      <w:numFmt w:val="lowerRoman"/>
      <w:lvlText w:val="%3."/>
      <w:lvlJc w:val="right"/>
      <w:pPr>
        <w:ind w:left="2160" w:hanging="180"/>
      </w:pPr>
    </w:lvl>
    <w:lvl w:ilvl="3" w:tplc="CCB4A6BE">
      <w:start w:val="1"/>
      <w:numFmt w:val="decimal"/>
      <w:lvlText w:val="%4."/>
      <w:lvlJc w:val="left"/>
      <w:pPr>
        <w:ind w:left="2880" w:hanging="360"/>
      </w:pPr>
    </w:lvl>
    <w:lvl w:ilvl="4" w:tplc="6BA4FF16">
      <w:start w:val="1"/>
      <w:numFmt w:val="lowerLetter"/>
      <w:lvlText w:val="%5."/>
      <w:lvlJc w:val="left"/>
      <w:pPr>
        <w:ind w:left="3600" w:hanging="360"/>
      </w:pPr>
    </w:lvl>
    <w:lvl w:ilvl="5" w:tplc="975886D8">
      <w:start w:val="1"/>
      <w:numFmt w:val="lowerRoman"/>
      <w:lvlText w:val="%6."/>
      <w:lvlJc w:val="right"/>
      <w:pPr>
        <w:ind w:left="4320" w:hanging="180"/>
      </w:pPr>
    </w:lvl>
    <w:lvl w:ilvl="6" w:tplc="6FAED49C">
      <w:start w:val="1"/>
      <w:numFmt w:val="decimal"/>
      <w:lvlText w:val="%7."/>
      <w:lvlJc w:val="left"/>
      <w:pPr>
        <w:ind w:left="5040" w:hanging="360"/>
      </w:pPr>
    </w:lvl>
    <w:lvl w:ilvl="7" w:tplc="ED3218F0">
      <w:start w:val="1"/>
      <w:numFmt w:val="lowerLetter"/>
      <w:lvlText w:val="%8."/>
      <w:lvlJc w:val="left"/>
      <w:pPr>
        <w:ind w:left="5760" w:hanging="360"/>
      </w:pPr>
    </w:lvl>
    <w:lvl w:ilvl="8" w:tplc="34B093D8">
      <w:start w:val="1"/>
      <w:numFmt w:val="lowerRoman"/>
      <w:lvlText w:val="%9."/>
      <w:lvlJc w:val="right"/>
      <w:pPr>
        <w:ind w:left="6480" w:hanging="180"/>
      </w:pPr>
    </w:lvl>
  </w:abstractNum>
  <w:abstractNum w:abstractNumId="17" w15:restartNumberingAfterBreak="0">
    <w:nsid w:val="2B231599"/>
    <w:multiLevelType w:val="multilevel"/>
    <w:tmpl w:val="8DAE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5D4933"/>
    <w:multiLevelType w:val="hybridMultilevel"/>
    <w:tmpl w:val="C0A615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90744"/>
    <w:multiLevelType w:val="multilevel"/>
    <w:tmpl w:val="D7E6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E95344"/>
    <w:multiLevelType w:val="hybridMultilevel"/>
    <w:tmpl w:val="FFFFFFFF"/>
    <w:lvl w:ilvl="0" w:tplc="232E1270">
      <w:start w:val="1"/>
      <w:numFmt w:val="bullet"/>
      <w:lvlText w:val="·"/>
      <w:lvlJc w:val="left"/>
      <w:pPr>
        <w:ind w:left="720" w:hanging="360"/>
      </w:pPr>
      <w:rPr>
        <w:rFonts w:ascii="Symbol" w:hAnsi="Symbol" w:hint="default"/>
      </w:rPr>
    </w:lvl>
    <w:lvl w:ilvl="1" w:tplc="AFCCDBDC">
      <w:start w:val="1"/>
      <w:numFmt w:val="bullet"/>
      <w:lvlText w:val="o"/>
      <w:lvlJc w:val="left"/>
      <w:pPr>
        <w:ind w:left="1440" w:hanging="360"/>
      </w:pPr>
      <w:rPr>
        <w:rFonts w:ascii="Courier New" w:hAnsi="Courier New" w:hint="default"/>
      </w:rPr>
    </w:lvl>
    <w:lvl w:ilvl="2" w:tplc="229C1630">
      <w:start w:val="1"/>
      <w:numFmt w:val="bullet"/>
      <w:lvlText w:val=""/>
      <w:lvlJc w:val="left"/>
      <w:pPr>
        <w:ind w:left="2160" w:hanging="360"/>
      </w:pPr>
      <w:rPr>
        <w:rFonts w:ascii="Wingdings" w:hAnsi="Wingdings" w:hint="default"/>
      </w:rPr>
    </w:lvl>
    <w:lvl w:ilvl="3" w:tplc="AAEA56A4">
      <w:start w:val="1"/>
      <w:numFmt w:val="bullet"/>
      <w:lvlText w:val=""/>
      <w:lvlJc w:val="left"/>
      <w:pPr>
        <w:ind w:left="2880" w:hanging="360"/>
      </w:pPr>
      <w:rPr>
        <w:rFonts w:ascii="Symbol" w:hAnsi="Symbol" w:hint="default"/>
      </w:rPr>
    </w:lvl>
    <w:lvl w:ilvl="4" w:tplc="26C6E0CE">
      <w:start w:val="1"/>
      <w:numFmt w:val="bullet"/>
      <w:lvlText w:val="o"/>
      <w:lvlJc w:val="left"/>
      <w:pPr>
        <w:ind w:left="3600" w:hanging="360"/>
      </w:pPr>
      <w:rPr>
        <w:rFonts w:ascii="Courier New" w:hAnsi="Courier New" w:hint="default"/>
      </w:rPr>
    </w:lvl>
    <w:lvl w:ilvl="5" w:tplc="CF66208E">
      <w:start w:val="1"/>
      <w:numFmt w:val="bullet"/>
      <w:lvlText w:val=""/>
      <w:lvlJc w:val="left"/>
      <w:pPr>
        <w:ind w:left="4320" w:hanging="360"/>
      </w:pPr>
      <w:rPr>
        <w:rFonts w:ascii="Wingdings" w:hAnsi="Wingdings" w:hint="default"/>
      </w:rPr>
    </w:lvl>
    <w:lvl w:ilvl="6" w:tplc="53BEF182">
      <w:start w:val="1"/>
      <w:numFmt w:val="bullet"/>
      <w:lvlText w:val=""/>
      <w:lvlJc w:val="left"/>
      <w:pPr>
        <w:ind w:left="5040" w:hanging="360"/>
      </w:pPr>
      <w:rPr>
        <w:rFonts w:ascii="Symbol" w:hAnsi="Symbol" w:hint="default"/>
      </w:rPr>
    </w:lvl>
    <w:lvl w:ilvl="7" w:tplc="AE58FA60">
      <w:start w:val="1"/>
      <w:numFmt w:val="bullet"/>
      <w:lvlText w:val="o"/>
      <w:lvlJc w:val="left"/>
      <w:pPr>
        <w:ind w:left="5760" w:hanging="360"/>
      </w:pPr>
      <w:rPr>
        <w:rFonts w:ascii="Courier New" w:hAnsi="Courier New" w:hint="default"/>
      </w:rPr>
    </w:lvl>
    <w:lvl w:ilvl="8" w:tplc="E18AEA96">
      <w:start w:val="1"/>
      <w:numFmt w:val="bullet"/>
      <w:lvlText w:val=""/>
      <w:lvlJc w:val="left"/>
      <w:pPr>
        <w:ind w:left="6480" w:hanging="360"/>
      </w:pPr>
      <w:rPr>
        <w:rFonts w:ascii="Wingdings" w:hAnsi="Wingdings" w:hint="default"/>
      </w:rPr>
    </w:lvl>
  </w:abstractNum>
  <w:abstractNum w:abstractNumId="21" w15:restartNumberingAfterBreak="0">
    <w:nsid w:val="385F5D78"/>
    <w:multiLevelType w:val="hybridMultilevel"/>
    <w:tmpl w:val="C868C5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0274C9"/>
    <w:multiLevelType w:val="multilevel"/>
    <w:tmpl w:val="139A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90711"/>
    <w:multiLevelType w:val="hybridMultilevel"/>
    <w:tmpl w:val="90C69AA6"/>
    <w:lvl w:ilvl="0" w:tplc="32B49B3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7ABA67"/>
    <w:multiLevelType w:val="hybridMultilevel"/>
    <w:tmpl w:val="FFFFFFFF"/>
    <w:lvl w:ilvl="0" w:tplc="267CB7C6">
      <w:start w:val="1"/>
      <w:numFmt w:val="bullet"/>
      <w:lvlText w:val="-"/>
      <w:lvlJc w:val="left"/>
      <w:pPr>
        <w:ind w:left="720" w:hanging="360"/>
      </w:pPr>
      <w:rPr>
        <w:rFonts w:ascii="&quot;Times New Roman&quot;,serif" w:hAnsi="&quot;Times New Roman&quot;,serif" w:hint="default"/>
      </w:rPr>
    </w:lvl>
    <w:lvl w:ilvl="1" w:tplc="CC70773A">
      <w:start w:val="1"/>
      <w:numFmt w:val="bullet"/>
      <w:lvlText w:val="o"/>
      <w:lvlJc w:val="left"/>
      <w:pPr>
        <w:ind w:left="1440" w:hanging="360"/>
      </w:pPr>
      <w:rPr>
        <w:rFonts w:ascii="Courier New" w:hAnsi="Courier New" w:hint="default"/>
      </w:rPr>
    </w:lvl>
    <w:lvl w:ilvl="2" w:tplc="929262F2">
      <w:start w:val="1"/>
      <w:numFmt w:val="bullet"/>
      <w:lvlText w:val=""/>
      <w:lvlJc w:val="left"/>
      <w:pPr>
        <w:ind w:left="2160" w:hanging="360"/>
      </w:pPr>
      <w:rPr>
        <w:rFonts w:ascii="Wingdings" w:hAnsi="Wingdings" w:hint="default"/>
      </w:rPr>
    </w:lvl>
    <w:lvl w:ilvl="3" w:tplc="43080C76">
      <w:start w:val="1"/>
      <w:numFmt w:val="bullet"/>
      <w:lvlText w:val=""/>
      <w:lvlJc w:val="left"/>
      <w:pPr>
        <w:ind w:left="2880" w:hanging="360"/>
      </w:pPr>
      <w:rPr>
        <w:rFonts w:ascii="Symbol" w:hAnsi="Symbol" w:hint="default"/>
      </w:rPr>
    </w:lvl>
    <w:lvl w:ilvl="4" w:tplc="8C028BAC">
      <w:start w:val="1"/>
      <w:numFmt w:val="bullet"/>
      <w:lvlText w:val="o"/>
      <w:lvlJc w:val="left"/>
      <w:pPr>
        <w:ind w:left="3600" w:hanging="360"/>
      </w:pPr>
      <w:rPr>
        <w:rFonts w:ascii="Courier New" w:hAnsi="Courier New" w:hint="default"/>
      </w:rPr>
    </w:lvl>
    <w:lvl w:ilvl="5" w:tplc="DEDAE0CA">
      <w:start w:val="1"/>
      <w:numFmt w:val="bullet"/>
      <w:lvlText w:val=""/>
      <w:lvlJc w:val="left"/>
      <w:pPr>
        <w:ind w:left="4320" w:hanging="360"/>
      </w:pPr>
      <w:rPr>
        <w:rFonts w:ascii="Wingdings" w:hAnsi="Wingdings" w:hint="default"/>
      </w:rPr>
    </w:lvl>
    <w:lvl w:ilvl="6" w:tplc="600E83EC">
      <w:start w:val="1"/>
      <w:numFmt w:val="bullet"/>
      <w:lvlText w:val=""/>
      <w:lvlJc w:val="left"/>
      <w:pPr>
        <w:ind w:left="5040" w:hanging="360"/>
      </w:pPr>
      <w:rPr>
        <w:rFonts w:ascii="Symbol" w:hAnsi="Symbol" w:hint="default"/>
      </w:rPr>
    </w:lvl>
    <w:lvl w:ilvl="7" w:tplc="547231D4">
      <w:start w:val="1"/>
      <w:numFmt w:val="bullet"/>
      <w:lvlText w:val="o"/>
      <w:lvlJc w:val="left"/>
      <w:pPr>
        <w:ind w:left="5760" w:hanging="360"/>
      </w:pPr>
      <w:rPr>
        <w:rFonts w:ascii="Courier New" w:hAnsi="Courier New" w:hint="default"/>
      </w:rPr>
    </w:lvl>
    <w:lvl w:ilvl="8" w:tplc="1E70F7A6">
      <w:start w:val="1"/>
      <w:numFmt w:val="bullet"/>
      <w:lvlText w:val=""/>
      <w:lvlJc w:val="left"/>
      <w:pPr>
        <w:ind w:left="6480" w:hanging="360"/>
      </w:pPr>
      <w:rPr>
        <w:rFonts w:ascii="Wingdings" w:hAnsi="Wingdings" w:hint="default"/>
      </w:rPr>
    </w:lvl>
  </w:abstractNum>
  <w:abstractNum w:abstractNumId="25" w15:restartNumberingAfterBreak="0">
    <w:nsid w:val="40C930A5"/>
    <w:multiLevelType w:val="multilevel"/>
    <w:tmpl w:val="B380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DA112B"/>
    <w:multiLevelType w:val="multilevel"/>
    <w:tmpl w:val="BD14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35A19F"/>
    <w:multiLevelType w:val="hybridMultilevel"/>
    <w:tmpl w:val="FFFFFFFF"/>
    <w:lvl w:ilvl="0" w:tplc="FF04D9F6">
      <w:start w:val="1"/>
      <w:numFmt w:val="bullet"/>
      <w:lvlText w:val="-"/>
      <w:lvlJc w:val="left"/>
      <w:pPr>
        <w:ind w:left="720" w:hanging="360"/>
      </w:pPr>
      <w:rPr>
        <w:rFonts w:ascii="&quot;Times New Roman&quot;,serif" w:hAnsi="&quot;Times New Roman&quot;,serif" w:hint="default"/>
      </w:rPr>
    </w:lvl>
    <w:lvl w:ilvl="1" w:tplc="5D12E892">
      <w:start w:val="1"/>
      <w:numFmt w:val="bullet"/>
      <w:lvlText w:val="o"/>
      <w:lvlJc w:val="left"/>
      <w:pPr>
        <w:ind w:left="1440" w:hanging="360"/>
      </w:pPr>
      <w:rPr>
        <w:rFonts w:ascii="Courier New" w:hAnsi="Courier New" w:hint="default"/>
      </w:rPr>
    </w:lvl>
    <w:lvl w:ilvl="2" w:tplc="CA54B336">
      <w:start w:val="1"/>
      <w:numFmt w:val="bullet"/>
      <w:lvlText w:val=""/>
      <w:lvlJc w:val="left"/>
      <w:pPr>
        <w:ind w:left="2160" w:hanging="360"/>
      </w:pPr>
      <w:rPr>
        <w:rFonts w:ascii="Wingdings" w:hAnsi="Wingdings" w:hint="default"/>
      </w:rPr>
    </w:lvl>
    <w:lvl w:ilvl="3" w:tplc="CF720580">
      <w:start w:val="1"/>
      <w:numFmt w:val="bullet"/>
      <w:lvlText w:val=""/>
      <w:lvlJc w:val="left"/>
      <w:pPr>
        <w:ind w:left="2880" w:hanging="360"/>
      </w:pPr>
      <w:rPr>
        <w:rFonts w:ascii="Symbol" w:hAnsi="Symbol" w:hint="default"/>
      </w:rPr>
    </w:lvl>
    <w:lvl w:ilvl="4" w:tplc="38BC0A96">
      <w:start w:val="1"/>
      <w:numFmt w:val="bullet"/>
      <w:lvlText w:val="o"/>
      <w:lvlJc w:val="left"/>
      <w:pPr>
        <w:ind w:left="3600" w:hanging="360"/>
      </w:pPr>
      <w:rPr>
        <w:rFonts w:ascii="Courier New" w:hAnsi="Courier New" w:hint="default"/>
      </w:rPr>
    </w:lvl>
    <w:lvl w:ilvl="5" w:tplc="7D8AA334">
      <w:start w:val="1"/>
      <w:numFmt w:val="bullet"/>
      <w:lvlText w:val=""/>
      <w:lvlJc w:val="left"/>
      <w:pPr>
        <w:ind w:left="4320" w:hanging="360"/>
      </w:pPr>
      <w:rPr>
        <w:rFonts w:ascii="Wingdings" w:hAnsi="Wingdings" w:hint="default"/>
      </w:rPr>
    </w:lvl>
    <w:lvl w:ilvl="6" w:tplc="8EE2DE6C">
      <w:start w:val="1"/>
      <w:numFmt w:val="bullet"/>
      <w:lvlText w:val=""/>
      <w:lvlJc w:val="left"/>
      <w:pPr>
        <w:ind w:left="5040" w:hanging="360"/>
      </w:pPr>
      <w:rPr>
        <w:rFonts w:ascii="Symbol" w:hAnsi="Symbol" w:hint="default"/>
      </w:rPr>
    </w:lvl>
    <w:lvl w:ilvl="7" w:tplc="51C6A376">
      <w:start w:val="1"/>
      <w:numFmt w:val="bullet"/>
      <w:lvlText w:val="o"/>
      <w:lvlJc w:val="left"/>
      <w:pPr>
        <w:ind w:left="5760" w:hanging="360"/>
      </w:pPr>
      <w:rPr>
        <w:rFonts w:ascii="Courier New" w:hAnsi="Courier New" w:hint="default"/>
      </w:rPr>
    </w:lvl>
    <w:lvl w:ilvl="8" w:tplc="6040D35A">
      <w:start w:val="1"/>
      <w:numFmt w:val="bullet"/>
      <w:lvlText w:val=""/>
      <w:lvlJc w:val="left"/>
      <w:pPr>
        <w:ind w:left="6480" w:hanging="360"/>
      </w:pPr>
      <w:rPr>
        <w:rFonts w:ascii="Wingdings" w:hAnsi="Wingdings" w:hint="default"/>
      </w:rPr>
    </w:lvl>
  </w:abstractNum>
  <w:abstractNum w:abstractNumId="28" w15:restartNumberingAfterBreak="0">
    <w:nsid w:val="4C1A2DB5"/>
    <w:multiLevelType w:val="hybridMultilevel"/>
    <w:tmpl w:val="FFFFFFFF"/>
    <w:lvl w:ilvl="0" w:tplc="1A0EE60C">
      <w:start w:val="1"/>
      <w:numFmt w:val="bullet"/>
      <w:lvlText w:val="·"/>
      <w:lvlJc w:val="left"/>
      <w:pPr>
        <w:ind w:left="720" w:hanging="360"/>
      </w:pPr>
      <w:rPr>
        <w:rFonts w:ascii="Symbol" w:hAnsi="Symbol" w:hint="default"/>
      </w:rPr>
    </w:lvl>
    <w:lvl w:ilvl="1" w:tplc="0172B7E0">
      <w:start w:val="1"/>
      <w:numFmt w:val="bullet"/>
      <w:lvlText w:val="o"/>
      <w:lvlJc w:val="left"/>
      <w:pPr>
        <w:ind w:left="1440" w:hanging="360"/>
      </w:pPr>
      <w:rPr>
        <w:rFonts w:ascii="Courier New" w:hAnsi="Courier New" w:hint="default"/>
      </w:rPr>
    </w:lvl>
    <w:lvl w:ilvl="2" w:tplc="AFAA840C">
      <w:start w:val="1"/>
      <w:numFmt w:val="bullet"/>
      <w:lvlText w:val=""/>
      <w:lvlJc w:val="left"/>
      <w:pPr>
        <w:ind w:left="2160" w:hanging="360"/>
      </w:pPr>
      <w:rPr>
        <w:rFonts w:ascii="Wingdings" w:hAnsi="Wingdings" w:hint="default"/>
      </w:rPr>
    </w:lvl>
    <w:lvl w:ilvl="3" w:tplc="5A9EF7AC">
      <w:start w:val="1"/>
      <w:numFmt w:val="bullet"/>
      <w:lvlText w:val=""/>
      <w:lvlJc w:val="left"/>
      <w:pPr>
        <w:ind w:left="2880" w:hanging="360"/>
      </w:pPr>
      <w:rPr>
        <w:rFonts w:ascii="Symbol" w:hAnsi="Symbol" w:hint="default"/>
      </w:rPr>
    </w:lvl>
    <w:lvl w:ilvl="4" w:tplc="48EAB130">
      <w:start w:val="1"/>
      <w:numFmt w:val="bullet"/>
      <w:lvlText w:val="o"/>
      <w:lvlJc w:val="left"/>
      <w:pPr>
        <w:ind w:left="3600" w:hanging="360"/>
      </w:pPr>
      <w:rPr>
        <w:rFonts w:ascii="Courier New" w:hAnsi="Courier New" w:hint="default"/>
      </w:rPr>
    </w:lvl>
    <w:lvl w:ilvl="5" w:tplc="34061580">
      <w:start w:val="1"/>
      <w:numFmt w:val="bullet"/>
      <w:lvlText w:val=""/>
      <w:lvlJc w:val="left"/>
      <w:pPr>
        <w:ind w:left="4320" w:hanging="360"/>
      </w:pPr>
      <w:rPr>
        <w:rFonts w:ascii="Wingdings" w:hAnsi="Wingdings" w:hint="default"/>
      </w:rPr>
    </w:lvl>
    <w:lvl w:ilvl="6" w:tplc="4FEED7A4">
      <w:start w:val="1"/>
      <w:numFmt w:val="bullet"/>
      <w:lvlText w:val=""/>
      <w:lvlJc w:val="left"/>
      <w:pPr>
        <w:ind w:left="5040" w:hanging="360"/>
      </w:pPr>
      <w:rPr>
        <w:rFonts w:ascii="Symbol" w:hAnsi="Symbol" w:hint="default"/>
      </w:rPr>
    </w:lvl>
    <w:lvl w:ilvl="7" w:tplc="4B3EE4A2">
      <w:start w:val="1"/>
      <w:numFmt w:val="bullet"/>
      <w:lvlText w:val="o"/>
      <w:lvlJc w:val="left"/>
      <w:pPr>
        <w:ind w:left="5760" w:hanging="360"/>
      </w:pPr>
      <w:rPr>
        <w:rFonts w:ascii="Courier New" w:hAnsi="Courier New" w:hint="default"/>
      </w:rPr>
    </w:lvl>
    <w:lvl w:ilvl="8" w:tplc="A0B0F1D2">
      <w:start w:val="1"/>
      <w:numFmt w:val="bullet"/>
      <w:lvlText w:val=""/>
      <w:lvlJc w:val="left"/>
      <w:pPr>
        <w:ind w:left="6480" w:hanging="360"/>
      </w:pPr>
      <w:rPr>
        <w:rFonts w:ascii="Wingdings" w:hAnsi="Wingdings" w:hint="default"/>
      </w:rPr>
    </w:lvl>
  </w:abstractNum>
  <w:abstractNum w:abstractNumId="29" w15:restartNumberingAfterBreak="0">
    <w:nsid w:val="4FC20B1B"/>
    <w:multiLevelType w:val="hybridMultilevel"/>
    <w:tmpl w:val="77E28A4C"/>
    <w:lvl w:ilvl="0" w:tplc="D3A016BC">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286140"/>
    <w:multiLevelType w:val="multilevel"/>
    <w:tmpl w:val="1EDA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352D1B"/>
    <w:multiLevelType w:val="hybridMultilevel"/>
    <w:tmpl w:val="4A7A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8D605D"/>
    <w:multiLevelType w:val="hybridMultilevel"/>
    <w:tmpl w:val="43CEBE7E"/>
    <w:lvl w:ilvl="0" w:tplc="D3A016BC">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AFF3655"/>
    <w:multiLevelType w:val="multilevel"/>
    <w:tmpl w:val="1118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8B2CA0"/>
    <w:multiLevelType w:val="hybridMultilevel"/>
    <w:tmpl w:val="4092A158"/>
    <w:lvl w:ilvl="0" w:tplc="32B49B3A">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D3B71C4"/>
    <w:multiLevelType w:val="hybridMultilevel"/>
    <w:tmpl w:val="557865FA"/>
    <w:lvl w:ilvl="0" w:tplc="32B49B3A">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2B595D"/>
    <w:multiLevelType w:val="hybridMultilevel"/>
    <w:tmpl w:val="64A69616"/>
    <w:lvl w:ilvl="0" w:tplc="32B49B3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607EBA"/>
    <w:multiLevelType w:val="hybridMultilevel"/>
    <w:tmpl w:val="D8443C96"/>
    <w:lvl w:ilvl="0" w:tplc="32B49B3A">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A66563"/>
    <w:multiLevelType w:val="hybridMultilevel"/>
    <w:tmpl w:val="8346ACFE"/>
    <w:lvl w:ilvl="0" w:tplc="1FA6667E">
      <w:start w:val="1"/>
      <w:numFmt w:val="bullet"/>
      <w:lvlText w:val="•"/>
      <w:lvlJc w:val="left"/>
      <w:pPr>
        <w:tabs>
          <w:tab w:val="num" w:pos="720"/>
        </w:tabs>
        <w:ind w:left="720" w:hanging="360"/>
      </w:pPr>
      <w:rPr>
        <w:rFonts w:ascii="Times New Roman" w:hAnsi="Times New Roman" w:cs="Times New Roman" w:hint="default"/>
      </w:rPr>
    </w:lvl>
    <w:lvl w:ilvl="1" w:tplc="7EE45C1C">
      <w:start w:val="1"/>
      <w:numFmt w:val="bullet"/>
      <w:lvlText w:val="•"/>
      <w:lvlJc w:val="left"/>
      <w:pPr>
        <w:tabs>
          <w:tab w:val="num" w:pos="1440"/>
        </w:tabs>
        <w:ind w:left="1440" w:hanging="360"/>
      </w:pPr>
      <w:rPr>
        <w:rFonts w:ascii="Times New Roman" w:hAnsi="Times New Roman" w:cs="Times New Roman" w:hint="default"/>
      </w:rPr>
    </w:lvl>
    <w:lvl w:ilvl="2" w:tplc="08200DE2">
      <w:start w:val="1"/>
      <w:numFmt w:val="bullet"/>
      <w:lvlText w:val="•"/>
      <w:lvlJc w:val="left"/>
      <w:pPr>
        <w:tabs>
          <w:tab w:val="num" w:pos="2160"/>
        </w:tabs>
        <w:ind w:left="2160" w:hanging="360"/>
      </w:pPr>
      <w:rPr>
        <w:rFonts w:ascii="Times New Roman" w:hAnsi="Times New Roman" w:cs="Times New Roman" w:hint="default"/>
      </w:rPr>
    </w:lvl>
    <w:lvl w:ilvl="3" w:tplc="E97858C6">
      <w:start w:val="1"/>
      <w:numFmt w:val="bullet"/>
      <w:lvlText w:val="•"/>
      <w:lvlJc w:val="left"/>
      <w:pPr>
        <w:tabs>
          <w:tab w:val="num" w:pos="2880"/>
        </w:tabs>
        <w:ind w:left="2880" w:hanging="360"/>
      </w:pPr>
      <w:rPr>
        <w:rFonts w:ascii="Times New Roman" w:hAnsi="Times New Roman" w:cs="Times New Roman" w:hint="default"/>
      </w:rPr>
    </w:lvl>
    <w:lvl w:ilvl="4" w:tplc="164CD5DA">
      <w:start w:val="1"/>
      <w:numFmt w:val="bullet"/>
      <w:lvlText w:val="•"/>
      <w:lvlJc w:val="left"/>
      <w:pPr>
        <w:tabs>
          <w:tab w:val="num" w:pos="3600"/>
        </w:tabs>
        <w:ind w:left="3600" w:hanging="360"/>
      </w:pPr>
      <w:rPr>
        <w:rFonts w:ascii="Times New Roman" w:hAnsi="Times New Roman" w:cs="Times New Roman" w:hint="default"/>
      </w:rPr>
    </w:lvl>
    <w:lvl w:ilvl="5" w:tplc="ACB4E720">
      <w:start w:val="1"/>
      <w:numFmt w:val="bullet"/>
      <w:lvlText w:val="•"/>
      <w:lvlJc w:val="left"/>
      <w:pPr>
        <w:tabs>
          <w:tab w:val="num" w:pos="4320"/>
        </w:tabs>
        <w:ind w:left="4320" w:hanging="360"/>
      </w:pPr>
      <w:rPr>
        <w:rFonts w:ascii="Times New Roman" w:hAnsi="Times New Roman" w:cs="Times New Roman" w:hint="default"/>
      </w:rPr>
    </w:lvl>
    <w:lvl w:ilvl="6" w:tplc="5D24C8CE">
      <w:start w:val="1"/>
      <w:numFmt w:val="bullet"/>
      <w:lvlText w:val="•"/>
      <w:lvlJc w:val="left"/>
      <w:pPr>
        <w:tabs>
          <w:tab w:val="num" w:pos="5040"/>
        </w:tabs>
        <w:ind w:left="5040" w:hanging="360"/>
      </w:pPr>
      <w:rPr>
        <w:rFonts w:ascii="Times New Roman" w:hAnsi="Times New Roman" w:cs="Times New Roman" w:hint="default"/>
      </w:rPr>
    </w:lvl>
    <w:lvl w:ilvl="7" w:tplc="269EF7C0">
      <w:start w:val="1"/>
      <w:numFmt w:val="bullet"/>
      <w:lvlText w:val="•"/>
      <w:lvlJc w:val="left"/>
      <w:pPr>
        <w:tabs>
          <w:tab w:val="num" w:pos="5760"/>
        </w:tabs>
        <w:ind w:left="5760" w:hanging="360"/>
      </w:pPr>
      <w:rPr>
        <w:rFonts w:ascii="Times New Roman" w:hAnsi="Times New Roman" w:cs="Times New Roman" w:hint="default"/>
      </w:rPr>
    </w:lvl>
    <w:lvl w:ilvl="8" w:tplc="330A8340">
      <w:start w:val="1"/>
      <w:numFmt w:val="bullet"/>
      <w:lvlText w:val="•"/>
      <w:lvlJc w:val="left"/>
      <w:pPr>
        <w:tabs>
          <w:tab w:val="num" w:pos="6480"/>
        </w:tabs>
        <w:ind w:left="6480" w:hanging="360"/>
      </w:pPr>
      <w:rPr>
        <w:rFonts w:ascii="Times New Roman" w:hAnsi="Times New Roman" w:cs="Times New Roman" w:hint="default"/>
      </w:rPr>
    </w:lvl>
  </w:abstractNum>
  <w:abstractNum w:abstractNumId="39" w15:restartNumberingAfterBreak="0">
    <w:nsid w:val="6C6A604F"/>
    <w:multiLevelType w:val="hybridMultilevel"/>
    <w:tmpl w:val="F5F45596"/>
    <w:lvl w:ilvl="0" w:tplc="D3A016BC">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185640"/>
    <w:multiLevelType w:val="multilevel"/>
    <w:tmpl w:val="5928C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302D9F"/>
    <w:multiLevelType w:val="hybridMultilevel"/>
    <w:tmpl w:val="FFFFFFFF"/>
    <w:lvl w:ilvl="0" w:tplc="A3267BA8">
      <w:start w:val="1"/>
      <w:numFmt w:val="bullet"/>
      <w:lvlText w:val="-"/>
      <w:lvlJc w:val="left"/>
      <w:pPr>
        <w:ind w:left="720" w:hanging="360"/>
      </w:pPr>
      <w:rPr>
        <w:rFonts w:ascii="&quot;Times New Roman&quot;,serif" w:hAnsi="&quot;Times New Roman&quot;,serif" w:hint="default"/>
      </w:rPr>
    </w:lvl>
    <w:lvl w:ilvl="1" w:tplc="6CDCB166">
      <w:start w:val="1"/>
      <w:numFmt w:val="bullet"/>
      <w:lvlText w:val="o"/>
      <w:lvlJc w:val="left"/>
      <w:pPr>
        <w:ind w:left="1440" w:hanging="360"/>
      </w:pPr>
      <w:rPr>
        <w:rFonts w:ascii="Courier New" w:hAnsi="Courier New" w:hint="default"/>
      </w:rPr>
    </w:lvl>
    <w:lvl w:ilvl="2" w:tplc="410A7298">
      <w:start w:val="1"/>
      <w:numFmt w:val="bullet"/>
      <w:lvlText w:val=""/>
      <w:lvlJc w:val="left"/>
      <w:pPr>
        <w:ind w:left="2160" w:hanging="360"/>
      </w:pPr>
      <w:rPr>
        <w:rFonts w:ascii="Wingdings" w:hAnsi="Wingdings" w:hint="default"/>
      </w:rPr>
    </w:lvl>
    <w:lvl w:ilvl="3" w:tplc="8FFE8352">
      <w:start w:val="1"/>
      <w:numFmt w:val="bullet"/>
      <w:lvlText w:val=""/>
      <w:lvlJc w:val="left"/>
      <w:pPr>
        <w:ind w:left="2880" w:hanging="360"/>
      </w:pPr>
      <w:rPr>
        <w:rFonts w:ascii="Symbol" w:hAnsi="Symbol" w:hint="default"/>
      </w:rPr>
    </w:lvl>
    <w:lvl w:ilvl="4" w:tplc="83A60CF6">
      <w:start w:val="1"/>
      <w:numFmt w:val="bullet"/>
      <w:lvlText w:val="o"/>
      <w:lvlJc w:val="left"/>
      <w:pPr>
        <w:ind w:left="3600" w:hanging="360"/>
      </w:pPr>
      <w:rPr>
        <w:rFonts w:ascii="Courier New" w:hAnsi="Courier New" w:hint="default"/>
      </w:rPr>
    </w:lvl>
    <w:lvl w:ilvl="5" w:tplc="9FFC1C5E">
      <w:start w:val="1"/>
      <w:numFmt w:val="bullet"/>
      <w:lvlText w:val=""/>
      <w:lvlJc w:val="left"/>
      <w:pPr>
        <w:ind w:left="4320" w:hanging="360"/>
      </w:pPr>
      <w:rPr>
        <w:rFonts w:ascii="Wingdings" w:hAnsi="Wingdings" w:hint="default"/>
      </w:rPr>
    </w:lvl>
    <w:lvl w:ilvl="6" w:tplc="A0CE7C5A">
      <w:start w:val="1"/>
      <w:numFmt w:val="bullet"/>
      <w:lvlText w:val=""/>
      <w:lvlJc w:val="left"/>
      <w:pPr>
        <w:ind w:left="5040" w:hanging="360"/>
      </w:pPr>
      <w:rPr>
        <w:rFonts w:ascii="Symbol" w:hAnsi="Symbol" w:hint="default"/>
      </w:rPr>
    </w:lvl>
    <w:lvl w:ilvl="7" w:tplc="EDF2E7B4">
      <w:start w:val="1"/>
      <w:numFmt w:val="bullet"/>
      <w:lvlText w:val="o"/>
      <w:lvlJc w:val="left"/>
      <w:pPr>
        <w:ind w:left="5760" w:hanging="360"/>
      </w:pPr>
      <w:rPr>
        <w:rFonts w:ascii="Courier New" w:hAnsi="Courier New" w:hint="default"/>
      </w:rPr>
    </w:lvl>
    <w:lvl w:ilvl="8" w:tplc="803626C8">
      <w:start w:val="1"/>
      <w:numFmt w:val="bullet"/>
      <w:lvlText w:val=""/>
      <w:lvlJc w:val="left"/>
      <w:pPr>
        <w:ind w:left="6480" w:hanging="360"/>
      </w:pPr>
      <w:rPr>
        <w:rFonts w:ascii="Wingdings" w:hAnsi="Wingdings" w:hint="default"/>
      </w:rPr>
    </w:lvl>
  </w:abstractNum>
  <w:abstractNum w:abstractNumId="42" w15:restartNumberingAfterBreak="0">
    <w:nsid w:val="70532446"/>
    <w:multiLevelType w:val="hybridMultilevel"/>
    <w:tmpl w:val="FFFFFFFF"/>
    <w:lvl w:ilvl="0" w:tplc="B570005A">
      <w:start w:val="1"/>
      <w:numFmt w:val="bullet"/>
      <w:lvlText w:val="-"/>
      <w:lvlJc w:val="left"/>
      <w:pPr>
        <w:ind w:left="720" w:hanging="360"/>
      </w:pPr>
      <w:rPr>
        <w:rFonts w:ascii="&quot;Times New Roman&quot;,serif" w:hAnsi="&quot;Times New Roman&quot;,serif" w:hint="default"/>
      </w:rPr>
    </w:lvl>
    <w:lvl w:ilvl="1" w:tplc="F07C62B2">
      <w:start w:val="1"/>
      <w:numFmt w:val="bullet"/>
      <w:lvlText w:val="o"/>
      <w:lvlJc w:val="left"/>
      <w:pPr>
        <w:ind w:left="1440" w:hanging="360"/>
      </w:pPr>
      <w:rPr>
        <w:rFonts w:ascii="Courier New" w:hAnsi="Courier New" w:hint="default"/>
      </w:rPr>
    </w:lvl>
    <w:lvl w:ilvl="2" w:tplc="D8C6E0DC">
      <w:start w:val="1"/>
      <w:numFmt w:val="bullet"/>
      <w:lvlText w:val=""/>
      <w:lvlJc w:val="left"/>
      <w:pPr>
        <w:ind w:left="2160" w:hanging="360"/>
      </w:pPr>
      <w:rPr>
        <w:rFonts w:ascii="Wingdings" w:hAnsi="Wingdings" w:hint="default"/>
      </w:rPr>
    </w:lvl>
    <w:lvl w:ilvl="3" w:tplc="03A06348">
      <w:start w:val="1"/>
      <w:numFmt w:val="bullet"/>
      <w:lvlText w:val=""/>
      <w:lvlJc w:val="left"/>
      <w:pPr>
        <w:ind w:left="2880" w:hanging="360"/>
      </w:pPr>
      <w:rPr>
        <w:rFonts w:ascii="Symbol" w:hAnsi="Symbol" w:hint="default"/>
      </w:rPr>
    </w:lvl>
    <w:lvl w:ilvl="4" w:tplc="49B05174">
      <w:start w:val="1"/>
      <w:numFmt w:val="bullet"/>
      <w:lvlText w:val="o"/>
      <w:lvlJc w:val="left"/>
      <w:pPr>
        <w:ind w:left="3600" w:hanging="360"/>
      </w:pPr>
      <w:rPr>
        <w:rFonts w:ascii="Courier New" w:hAnsi="Courier New" w:hint="default"/>
      </w:rPr>
    </w:lvl>
    <w:lvl w:ilvl="5" w:tplc="5BB463BC">
      <w:start w:val="1"/>
      <w:numFmt w:val="bullet"/>
      <w:lvlText w:val=""/>
      <w:lvlJc w:val="left"/>
      <w:pPr>
        <w:ind w:left="4320" w:hanging="360"/>
      </w:pPr>
      <w:rPr>
        <w:rFonts w:ascii="Wingdings" w:hAnsi="Wingdings" w:hint="default"/>
      </w:rPr>
    </w:lvl>
    <w:lvl w:ilvl="6" w:tplc="8DF09EC4">
      <w:start w:val="1"/>
      <w:numFmt w:val="bullet"/>
      <w:lvlText w:val=""/>
      <w:lvlJc w:val="left"/>
      <w:pPr>
        <w:ind w:left="5040" w:hanging="360"/>
      </w:pPr>
      <w:rPr>
        <w:rFonts w:ascii="Symbol" w:hAnsi="Symbol" w:hint="default"/>
      </w:rPr>
    </w:lvl>
    <w:lvl w:ilvl="7" w:tplc="5D063752">
      <w:start w:val="1"/>
      <w:numFmt w:val="bullet"/>
      <w:lvlText w:val="o"/>
      <w:lvlJc w:val="left"/>
      <w:pPr>
        <w:ind w:left="5760" w:hanging="360"/>
      </w:pPr>
      <w:rPr>
        <w:rFonts w:ascii="Courier New" w:hAnsi="Courier New" w:hint="default"/>
      </w:rPr>
    </w:lvl>
    <w:lvl w:ilvl="8" w:tplc="C8FA92A2">
      <w:start w:val="1"/>
      <w:numFmt w:val="bullet"/>
      <w:lvlText w:val=""/>
      <w:lvlJc w:val="left"/>
      <w:pPr>
        <w:ind w:left="6480" w:hanging="360"/>
      </w:pPr>
      <w:rPr>
        <w:rFonts w:ascii="Wingdings" w:hAnsi="Wingdings" w:hint="default"/>
      </w:rPr>
    </w:lvl>
  </w:abstractNum>
  <w:abstractNum w:abstractNumId="43" w15:restartNumberingAfterBreak="0">
    <w:nsid w:val="72B80E59"/>
    <w:multiLevelType w:val="hybridMultilevel"/>
    <w:tmpl w:val="FFFFFFFF"/>
    <w:lvl w:ilvl="0" w:tplc="0812DF16">
      <w:start w:val="1"/>
      <w:numFmt w:val="bullet"/>
      <w:lvlText w:val="-"/>
      <w:lvlJc w:val="left"/>
      <w:pPr>
        <w:ind w:left="720" w:hanging="360"/>
      </w:pPr>
      <w:rPr>
        <w:rFonts w:ascii="&quot;Times New Roman&quot;,serif" w:hAnsi="&quot;Times New Roman&quot;,serif" w:hint="default"/>
      </w:rPr>
    </w:lvl>
    <w:lvl w:ilvl="1" w:tplc="F2FA158C">
      <w:start w:val="1"/>
      <w:numFmt w:val="bullet"/>
      <w:lvlText w:val="o"/>
      <w:lvlJc w:val="left"/>
      <w:pPr>
        <w:ind w:left="1440" w:hanging="360"/>
      </w:pPr>
      <w:rPr>
        <w:rFonts w:ascii="Courier New" w:hAnsi="Courier New" w:hint="default"/>
      </w:rPr>
    </w:lvl>
    <w:lvl w:ilvl="2" w:tplc="031A3858">
      <w:start w:val="1"/>
      <w:numFmt w:val="bullet"/>
      <w:lvlText w:val=""/>
      <w:lvlJc w:val="left"/>
      <w:pPr>
        <w:ind w:left="2160" w:hanging="360"/>
      </w:pPr>
      <w:rPr>
        <w:rFonts w:ascii="Wingdings" w:hAnsi="Wingdings" w:hint="default"/>
      </w:rPr>
    </w:lvl>
    <w:lvl w:ilvl="3" w:tplc="08A05B22">
      <w:start w:val="1"/>
      <w:numFmt w:val="bullet"/>
      <w:lvlText w:val=""/>
      <w:lvlJc w:val="left"/>
      <w:pPr>
        <w:ind w:left="2880" w:hanging="360"/>
      </w:pPr>
      <w:rPr>
        <w:rFonts w:ascii="Symbol" w:hAnsi="Symbol" w:hint="default"/>
      </w:rPr>
    </w:lvl>
    <w:lvl w:ilvl="4" w:tplc="95681C46">
      <w:start w:val="1"/>
      <w:numFmt w:val="bullet"/>
      <w:lvlText w:val="o"/>
      <w:lvlJc w:val="left"/>
      <w:pPr>
        <w:ind w:left="3600" w:hanging="360"/>
      </w:pPr>
      <w:rPr>
        <w:rFonts w:ascii="Courier New" w:hAnsi="Courier New" w:hint="default"/>
      </w:rPr>
    </w:lvl>
    <w:lvl w:ilvl="5" w:tplc="0840EE9E">
      <w:start w:val="1"/>
      <w:numFmt w:val="bullet"/>
      <w:lvlText w:val=""/>
      <w:lvlJc w:val="left"/>
      <w:pPr>
        <w:ind w:left="4320" w:hanging="360"/>
      </w:pPr>
      <w:rPr>
        <w:rFonts w:ascii="Wingdings" w:hAnsi="Wingdings" w:hint="default"/>
      </w:rPr>
    </w:lvl>
    <w:lvl w:ilvl="6" w:tplc="E480A716">
      <w:start w:val="1"/>
      <w:numFmt w:val="bullet"/>
      <w:lvlText w:val=""/>
      <w:lvlJc w:val="left"/>
      <w:pPr>
        <w:ind w:left="5040" w:hanging="360"/>
      </w:pPr>
      <w:rPr>
        <w:rFonts w:ascii="Symbol" w:hAnsi="Symbol" w:hint="default"/>
      </w:rPr>
    </w:lvl>
    <w:lvl w:ilvl="7" w:tplc="9438BFAE">
      <w:start w:val="1"/>
      <w:numFmt w:val="bullet"/>
      <w:lvlText w:val="o"/>
      <w:lvlJc w:val="left"/>
      <w:pPr>
        <w:ind w:left="5760" w:hanging="360"/>
      </w:pPr>
      <w:rPr>
        <w:rFonts w:ascii="Courier New" w:hAnsi="Courier New" w:hint="default"/>
      </w:rPr>
    </w:lvl>
    <w:lvl w:ilvl="8" w:tplc="E8B4F56C">
      <w:start w:val="1"/>
      <w:numFmt w:val="bullet"/>
      <w:lvlText w:val=""/>
      <w:lvlJc w:val="left"/>
      <w:pPr>
        <w:ind w:left="6480" w:hanging="360"/>
      </w:pPr>
      <w:rPr>
        <w:rFonts w:ascii="Wingdings" w:hAnsi="Wingdings" w:hint="default"/>
      </w:rPr>
    </w:lvl>
  </w:abstractNum>
  <w:abstractNum w:abstractNumId="44" w15:restartNumberingAfterBreak="0">
    <w:nsid w:val="73BCF16B"/>
    <w:multiLevelType w:val="hybridMultilevel"/>
    <w:tmpl w:val="FFFFFFFF"/>
    <w:lvl w:ilvl="0" w:tplc="82CEB3C8">
      <w:start w:val="1"/>
      <w:numFmt w:val="bullet"/>
      <w:lvlText w:val="-"/>
      <w:lvlJc w:val="left"/>
      <w:pPr>
        <w:ind w:left="720" w:hanging="360"/>
      </w:pPr>
      <w:rPr>
        <w:rFonts w:ascii="&quot;Times New Roman&quot;,serif" w:hAnsi="&quot;Times New Roman&quot;,serif" w:hint="default"/>
      </w:rPr>
    </w:lvl>
    <w:lvl w:ilvl="1" w:tplc="9A8C6218">
      <w:start w:val="1"/>
      <w:numFmt w:val="bullet"/>
      <w:lvlText w:val="o"/>
      <w:lvlJc w:val="left"/>
      <w:pPr>
        <w:ind w:left="1440" w:hanging="360"/>
      </w:pPr>
      <w:rPr>
        <w:rFonts w:ascii="Courier New" w:hAnsi="Courier New" w:hint="default"/>
      </w:rPr>
    </w:lvl>
    <w:lvl w:ilvl="2" w:tplc="AC1ACDB6">
      <w:start w:val="1"/>
      <w:numFmt w:val="bullet"/>
      <w:lvlText w:val=""/>
      <w:lvlJc w:val="left"/>
      <w:pPr>
        <w:ind w:left="2160" w:hanging="360"/>
      </w:pPr>
      <w:rPr>
        <w:rFonts w:ascii="Wingdings" w:hAnsi="Wingdings" w:hint="default"/>
      </w:rPr>
    </w:lvl>
    <w:lvl w:ilvl="3" w:tplc="71B46B70">
      <w:start w:val="1"/>
      <w:numFmt w:val="bullet"/>
      <w:lvlText w:val=""/>
      <w:lvlJc w:val="left"/>
      <w:pPr>
        <w:ind w:left="2880" w:hanging="360"/>
      </w:pPr>
      <w:rPr>
        <w:rFonts w:ascii="Symbol" w:hAnsi="Symbol" w:hint="default"/>
      </w:rPr>
    </w:lvl>
    <w:lvl w:ilvl="4" w:tplc="1AF6B3F2">
      <w:start w:val="1"/>
      <w:numFmt w:val="bullet"/>
      <w:lvlText w:val="o"/>
      <w:lvlJc w:val="left"/>
      <w:pPr>
        <w:ind w:left="3600" w:hanging="360"/>
      </w:pPr>
      <w:rPr>
        <w:rFonts w:ascii="Courier New" w:hAnsi="Courier New" w:hint="default"/>
      </w:rPr>
    </w:lvl>
    <w:lvl w:ilvl="5" w:tplc="CF907262">
      <w:start w:val="1"/>
      <w:numFmt w:val="bullet"/>
      <w:lvlText w:val=""/>
      <w:lvlJc w:val="left"/>
      <w:pPr>
        <w:ind w:left="4320" w:hanging="360"/>
      </w:pPr>
      <w:rPr>
        <w:rFonts w:ascii="Wingdings" w:hAnsi="Wingdings" w:hint="default"/>
      </w:rPr>
    </w:lvl>
    <w:lvl w:ilvl="6" w:tplc="7BC848BA">
      <w:start w:val="1"/>
      <w:numFmt w:val="bullet"/>
      <w:lvlText w:val=""/>
      <w:lvlJc w:val="left"/>
      <w:pPr>
        <w:ind w:left="5040" w:hanging="360"/>
      </w:pPr>
      <w:rPr>
        <w:rFonts w:ascii="Symbol" w:hAnsi="Symbol" w:hint="default"/>
      </w:rPr>
    </w:lvl>
    <w:lvl w:ilvl="7" w:tplc="6ED6A1E0">
      <w:start w:val="1"/>
      <w:numFmt w:val="bullet"/>
      <w:lvlText w:val="o"/>
      <w:lvlJc w:val="left"/>
      <w:pPr>
        <w:ind w:left="5760" w:hanging="360"/>
      </w:pPr>
      <w:rPr>
        <w:rFonts w:ascii="Courier New" w:hAnsi="Courier New" w:hint="default"/>
      </w:rPr>
    </w:lvl>
    <w:lvl w:ilvl="8" w:tplc="8B5CDE5A">
      <w:start w:val="1"/>
      <w:numFmt w:val="bullet"/>
      <w:lvlText w:val=""/>
      <w:lvlJc w:val="left"/>
      <w:pPr>
        <w:ind w:left="6480" w:hanging="360"/>
      </w:pPr>
      <w:rPr>
        <w:rFonts w:ascii="Wingdings" w:hAnsi="Wingdings" w:hint="default"/>
      </w:rPr>
    </w:lvl>
  </w:abstractNum>
  <w:abstractNum w:abstractNumId="45" w15:restartNumberingAfterBreak="0">
    <w:nsid w:val="764F1474"/>
    <w:multiLevelType w:val="multilevel"/>
    <w:tmpl w:val="D60AF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76EB7331"/>
    <w:multiLevelType w:val="multilevel"/>
    <w:tmpl w:val="D9F6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DA2FD9"/>
    <w:multiLevelType w:val="hybridMultilevel"/>
    <w:tmpl w:val="B1F0C85E"/>
    <w:lvl w:ilvl="0" w:tplc="D3A016BC">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C9517A"/>
    <w:multiLevelType w:val="multilevel"/>
    <w:tmpl w:val="FBCEBFD2"/>
    <w:lvl w:ilvl="0">
      <w:start w:val="1"/>
      <w:numFmt w:val="decimal"/>
      <w:lvlText w:val="%1."/>
      <w:lvlJc w:val="left"/>
      <w:pPr>
        <w:tabs>
          <w:tab w:val="num" w:pos="720"/>
        </w:tabs>
        <w:ind w:left="720" w:hanging="360"/>
      </w:pPr>
    </w:lvl>
    <w:lvl w:ilvl="1">
      <w:start w:val="1"/>
      <w:numFmt w:val="bullet"/>
      <w:lvlText w:val="o"/>
      <w:lvlJc w:val="left"/>
      <w:pPr>
        <w:tabs>
          <w:tab w:val="num" w:pos="5463"/>
        </w:tabs>
        <w:ind w:left="5463"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7F2202F6"/>
    <w:multiLevelType w:val="multilevel"/>
    <w:tmpl w:val="877E5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9293012">
    <w:abstractNumId w:val="42"/>
  </w:num>
  <w:num w:numId="2" w16cid:durableId="506015521">
    <w:abstractNumId w:val="43"/>
  </w:num>
  <w:num w:numId="3" w16cid:durableId="1368871835">
    <w:abstractNumId w:val="13"/>
  </w:num>
  <w:num w:numId="4" w16cid:durableId="446706527">
    <w:abstractNumId w:val="8"/>
  </w:num>
  <w:num w:numId="5" w16cid:durableId="560138285">
    <w:abstractNumId w:val="24"/>
  </w:num>
  <w:num w:numId="6" w16cid:durableId="356927891">
    <w:abstractNumId w:val="27"/>
  </w:num>
  <w:num w:numId="7" w16cid:durableId="1822386670">
    <w:abstractNumId w:val="44"/>
  </w:num>
  <w:num w:numId="8" w16cid:durableId="292055652">
    <w:abstractNumId w:val="11"/>
  </w:num>
  <w:num w:numId="9" w16cid:durableId="1379738384">
    <w:abstractNumId w:val="41"/>
  </w:num>
  <w:num w:numId="10" w16cid:durableId="390615155">
    <w:abstractNumId w:val="10"/>
  </w:num>
  <w:num w:numId="11" w16cid:durableId="1165703289">
    <w:abstractNumId w:val="20"/>
  </w:num>
  <w:num w:numId="12" w16cid:durableId="1467548819">
    <w:abstractNumId w:val="12"/>
  </w:num>
  <w:num w:numId="13" w16cid:durableId="1617980843">
    <w:abstractNumId w:val="28"/>
  </w:num>
  <w:num w:numId="14" w16cid:durableId="188833933">
    <w:abstractNumId w:val="36"/>
  </w:num>
  <w:num w:numId="15" w16cid:durableId="723529244">
    <w:abstractNumId w:val="6"/>
  </w:num>
  <w:num w:numId="16" w16cid:durableId="640110165">
    <w:abstractNumId w:val="38"/>
  </w:num>
  <w:num w:numId="17" w16cid:durableId="1096362065">
    <w:abstractNumId w:val="4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065140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06710642">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60623032">
    <w:abstractNumId w:val="9"/>
  </w:num>
  <w:num w:numId="21" w16cid:durableId="1491747129">
    <w:abstractNumId w:val="22"/>
  </w:num>
  <w:num w:numId="22" w16cid:durableId="2102682830">
    <w:abstractNumId w:val="0"/>
  </w:num>
  <w:num w:numId="23" w16cid:durableId="164520820">
    <w:abstractNumId w:val="46"/>
  </w:num>
  <w:num w:numId="24" w16cid:durableId="1628586692">
    <w:abstractNumId w:val="33"/>
  </w:num>
  <w:num w:numId="25" w16cid:durableId="220677912">
    <w:abstractNumId w:val="30"/>
  </w:num>
  <w:num w:numId="26" w16cid:durableId="529420057">
    <w:abstractNumId w:val="1"/>
  </w:num>
  <w:num w:numId="27" w16cid:durableId="2004580130">
    <w:abstractNumId w:val="17"/>
  </w:num>
  <w:num w:numId="28" w16cid:durableId="1798136017">
    <w:abstractNumId w:val="16"/>
  </w:num>
  <w:num w:numId="29" w16cid:durableId="972833487">
    <w:abstractNumId w:val="31"/>
  </w:num>
  <w:num w:numId="30" w16cid:durableId="2012024198">
    <w:abstractNumId w:val="2"/>
  </w:num>
  <w:num w:numId="31" w16cid:durableId="223295430">
    <w:abstractNumId w:val="26"/>
  </w:num>
  <w:num w:numId="32" w16cid:durableId="1482113458">
    <w:abstractNumId w:val="40"/>
  </w:num>
  <w:num w:numId="33" w16cid:durableId="1739592439">
    <w:abstractNumId w:val="49"/>
  </w:num>
  <w:num w:numId="34" w16cid:durableId="239946627">
    <w:abstractNumId w:val="25"/>
  </w:num>
  <w:num w:numId="35" w16cid:durableId="1414745294">
    <w:abstractNumId w:val="4"/>
  </w:num>
  <w:num w:numId="36" w16cid:durableId="352532268">
    <w:abstractNumId w:val="19"/>
  </w:num>
  <w:num w:numId="37" w16cid:durableId="452021907">
    <w:abstractNumId w:val="15"/>
  </w:num>
  <w:num w:numId="38" w16cid:durableId="1281692623">
    <w:abstractNumId w:val="18"/>
  </w:num>
  <w:num w:numId="39" w16cid:durableId="1421681576">
    <w:abstractNumId w:val="7"/>
  </w:num>
  <w:num w:numId="40" w16cid:durableId="852769622">
    <w:abstractNumId w:val="5"/>
  </w:num>
  <w:num w:numId="41" w16cid:durableId="907150161">
    <w:abstractNumId w:val="39"/>
  </w:num>
  <w:num w:numId="42" w16cid:durableId="1717199790">
    <w:abstractNumId w:val="32"/>
  </w:num>
  <w:num w:numId="43" w16cid:durableId="685138132">
    <w:abstractNumId w:val="47"/>
  </w:num>
  <w:num w:numId="44" w16cid:durableId="529026448">
    <w:abstractNumId w:val="35"/>
  </w:num>
  <w:num w:numId="45" w16cid:durableId="1798181876">
    <w:abstractNumId w:val="23"/>
  </w:num>
  <w:num w:numId="46" w16cid:durableId="1481776128">
    <w:abstractNumId w:val="37"/>
  </w:num>
  <w:num w:numId="47" w16cid:durableId="1718773551">
    <w:abstractNumId w:val="21"/>
  </w:num>
  <w:num w:numId="48" w16cid:durableId="755051434">
    <w:abstractNumId w:val="29"/>
  </w:num>
  <w:num w:numId="49" w16cid:durableId="225532358">
    <w:abstractNumId w:val="34"/>
  </w:num>
  <w:num w:numId="50" w16cid:durableId="1890418513">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A5F"/>
    <w:rsid w:val="000001FA"/>
    <w:rsid w:val="00000469"/>
    <w:rsid w:val="000004A8"/>
    <w:rsid w:val="000007DD"/>
    <w:rsid w:val="000009BD"/>
    <w:rsid w:val="0000103D"/>
    <w:rsid w:val="000017AA"/>
    <w:rsid w:val="000027F1"/>
    <w:rsid w:val="000034D4"/>
    <w:rsid w:val="00003CBD"/>
    <w:rsid w:val="00003DF2"/>
    <w:rsid w:val="00003EE5"/>
    <w:rsid w:val="0000564D"/>
    <w:rsid w:val="00005738"/>
    <w:rsid w:val="000072FB"/>
    <w:rsid w:val="00007CC9"/>
    <w:rsid w:val="0001083F"/>
    <w:rsid w:val="00010E55"/>
    <w:rsid w:val="00012C24"/>
    <w:rsid w:val="000150E3"/>
    <w:rsid w:val="0001544B"/>
    <w:rsid w:val="00016A4F"/>
    <w:rsid w:val="00017A8C"/>
    <w:rsid w:val="0002038C"/>
    <w:rsid w:val="00021912"/>
    <w:rsid w:val="00022659"/>
    <w:rsid w:val="000226B7"/>
    <w:rsid w:val="00022F41"/>
    <w:rsid w:val="00023BE5"/>
    <w:rsid w:val="00024FDC"/>
    <w:rsid w:val="000259B9"/>
    <w:rsid w:val="0002716B"/>
    <w:rsid w:val="0002716D"/>
    <w:rsid w:val="00027405"/>
    <w:rsid w:val="0002782E"/>
    <w:rsid w:val="00027B09"/>
    <w:rsid w:val="00030933"/>
    <w:rsid w:val="00030ACD"/>
    <w:rsid w:val="0003139A"/>
    <w:rsid w:val="000317FB"/>
    <w:rsid w:val="00031955"/>
    <w:rsid w:val="00033295"/>
    <w:rsid w:val="000339E1"/>
    <w:rsid w:val="00034951"/>
    <w:rsid w:val="0003517E"/>
    <w:rsid w:val="000351C2"/>
    <w:rsid w:val="00035241"/>
    <w:rsid w:val="00036993"/>
    <w:rsid w:val="00036AB8"/>
    <w:rsid w:val="00037966"/>
    <w:rsid w:val="0003799F"/>
    <w:rsid w:val="00040299"/>
    <w:rsid w:val="000402FB"/>
    <w:rsid w:val="000408B7"/>
    <w:rsid w:val="00040A8E"/>
    <w:rsid w:val="00040AB2"/>
    <w:rsid w:val="0004107B"/>
    <w:rsid w:val="00041534"/>
    <w:rsid w:val="000417C3"/>
    <w:rsid w:val="00041C15"/>
    <w:rsid w:val="00042152"/>
    <w:rsid w:val="0004252D"/>
    <w:rsid w:val="0004272E"/>
    <w:rsid w:val="00042D55"/>
    <w:rsid w:val="000431BF"/>
    <w:rsid w:val="0004429D"/>
    <w:rsid w:val="00044718"/>
    <w:rsid w:val="00044BEA"/>
    <w:rsid w:val="000451C1"/>
    <w:rsid w:val="00045327"/>
    <w:rsid w:val="00045DF7"/>
    <w:rsid w:val="0004655F"/>
    <w:rsid w:val="000468B9"/>
    <w:rsid w:val="000469A1"/>
    <w:rsid w:val="00046D10"/>
    <w:rsid w:val="00047347"/>
    <w:rsid w:val="0005135B"/>
    <w:rsid w:val="000518B8"/>
    <w:rsid w:val="00053321"/>
    <w:rsid w:val="00053367"/>
    <w:rsid w:val="00053368"/>
    <w:rsid w:val="000533AF"/>
    <w:rsid w:val="00053479"/>
    <w:rsid w:val="00054278"/>
    <w:rsid w:val="00054301"/>
    <w:rsid w:val="000543C5"/>
    <w:rsid w:val="00054CF5"/>
    <w:rsid w:val="00055C1C"/>
    <w:rsid w:val="00055FB3"/>
    <w:rsid w:val="00056109"/>
    <w:rsid w:val="000562DD"/>
    <w:rsid w:val="00057296"/>
    <w:rsid w:val="00057836"/>
    <w:rsid w:val="00057D92"/>
    <w:rsid w:val="00057F70"/>
    <w:rsid w:val="000609BD"/>
    <w:rsid w:val="00060A67"/>
    <w:rsid w:val="00060C92"/>
    <w:rsid w:val="000615EA"/>
    <w:rsid w:val="0006195B"/>
    <w:rsid w:val="00061C01"/>
    <w:rsid w:val="00061E1C"/>
    <w:rsid w:val="00062BE0"/>
    <w:rsid w:val="00063325"/>
    <w:rsid w:val="00063352"/>
    <w:rsid w:val="0006401A"/>
    <w:rsid w:val="00064166"/>
    <w:rsid w:val="000648DE"/>
    <w:rsid w:val="00064DDE"/>
    <w:rsid w:val="000654D6"/>
    <w:rsid w:val="00065522"/>
    <w:rsid w:val="00065FF4"/>
    <w:rsid w:val="000661EA"/>
    <w:rsid w:val="0006646D"/>
    <w:rsid w:val="00067419"/>
    <w:rsid w:val="00067D19"/>
    <w:rsid w:val="000701B5"/>
    <w:rsid w:val="00070406"/>
    <w:rsid w:val="000706A1"/>
    <w:rsid w:val="00070E9A"/>
    <w:rsid w:val="0007182F"/>
    <w:rsid w:val="00071D50"/>
    <w:rsid w:val="00071E19"/>
    <w:rsid w:val="00071FFA"/>
    <w:rsid w:val="0007213A"/>
    <w:rsid w:val="00072378"/>
    <w:rsid w:val="000729AA"/>
    <w:rsid w:val="00074C62"/>
    <w:rsid w:val="000754EC"/>
    <w:rsid w:val="00075E1C"/>
    <w:rsid w:val="00076084"/>
    <w:rsid w:val="000761DF"/>
    <w:rsid w:val="00076F5B"/>
    <w:rsid w:val="000808AC"/>
    <w:rsid w:val="00080A11"/>
    <w:rsid w:val="00080EAE"/>
    <w:rsid w:val="000814C8"/>
    <w:rsid w:val="0008185F"/>
    <w:rsid w:val="00081EFB"/>
    <w:rsid w:val="00082329"/>
    <w:rsid w:val="00083001"/>
    <w:rsid w:val="0008330A"/>
    <w:rsid w:val="00083602"/>
    <w:rsid w:val="00083728"/>
    <w:rsid w:val="00083763"/>
    <w:rsid w:val="00083963"/>
    <w:rsid w:val="000844BF"/>
    <w:rsid w:val="000849F0"/>
    <w:rsid w:val="00084C4B"/>
    <w:rsid w:val="0008536B"/>
    <w:rsid w:val="00085CC9"/>
    <w:rsid w:val="00086E1C"/>
    <w:rsid w:val="0008738E"/>
    <w:rsid w:val="000873D2"/>
    <w:rsid w:val="0009093A"/>
    <w:rsid w:val="0009102C"/>
    <w:rsid w:val="0009139E"/>
    <w:rsid w:val="00091814"/>
    <w:rsid w:val="000919B2"/>
    <w:rsid w:val="00091A8E"/>
    <w:rsid w:val="00091FF3"/>
    <w:rsid w:val="00092577"/>
    <w:rsid w:val="00092F3B"/>
    <w:rsid w:val="00093951"/>
    <w:rsid w:val="00093F28"/>
    <w:rsid w:val="000943BA"/>
    <w:rsid w:val="00095281"/>
    <w:rsid w:val="00095327"/>
    <w:rsid w:val="0009555B"/>
    <w:rsid w:val="00095905"/>
    <w:rsid w:val="00095B31"/>
    <w:rsid w:val="00095B6A"/>
    <w:rsid w:val="00096886"/>
    <w:rsid w:val="00096B03"/>
    <w:rsid w:val="00097DAE"/>
    <w:rsid w:val="000A000E"/>
    <w:rsid w:val="000A0169"/>
    <w:rsid w:val="000A1351"/>
    <w:rsid w:val="000A1475"/>
    <w:rsid w:val="000A19B0"/>
    <w:rsid w:val="000A270E"/>
    <w:rsid w:val="000A3073"/>
    <w:rsid w:val="000A338B"/>
    <w:rsid w:val="000A395A"/>
    <w:rsid w:val="000A3CE7"/>
    <w:rsid w:val="000A3FE3"/>
    <w:rsid w:val="000A4218"/>
    <w:rsid w:val="000A4AB4"/>
    <w:rsid w:val="000A50F7"/>
    <w:rsid w:val="000A5383"/>
    <w:rsid w:val="000A5F0D"/>
    <w:rsid w:val="000A6BEE"/>
    <w:rsid w:val="000A7BEC"/>
    <w:rsid w:val="000A7D8B"/>
    <w:rsid w:val="000B07E7"/>
    <w:rsid w:val="000B0E3B"/>
    <w:rsid w:val="000B0E75"/>
    <w:rsid w:val="000B12EB"/>
    <w:rsid w:val="000B24D1"/>
    <w:rsid w:val="000B2648"/>
    <w:rsid w:val="000B28FA"/>
    <w:rsid w:val="000B3130"/>
    <w:rsid w:val="000B3A3A"/>
    <w:rsid w:val="000B3AD1"/>
    <w:rsid w:val="000B3CB2"/>
    <w:rsid w:val="000B3DC0"/>
    <w:rsid w:val="000B47F5"/>
    <w:rsid w:val="000B6B91"/>
    <w:rsid w:val="000B6BC2"/>
    <w:rsid w:val="000B7112"/>
    <w:rsid w:val="000B71D0"/>
    <w:rsid w:val="000B78B4"/>
    <w:rsid w:val="000C0136"/>
    <w:rsid w:val="000C2F97"/>
    <w:rsid w:val="000C3967"/>
    <w:rsid w:val="000C3DAF"/>
    <w:rsid w:val="000C426C"/>
    <w:rsid w:val="000C444E"/>
    <w:rsid w:val="000C4DF8"/>
    <w:rsid w:val="000C5739"/>
    <w:rsid w:val="000C57D7"/>
    <w:rsid w:val="000C5C72"/>
    <w:rsid w:val="000C5E36"/>
    <w:rsid w:val="000C68AD"/>
    <w:rsid w:val="000C6D84"/>
    <w:rsid w:val="000C6EDE"/>
    <w:rsid w:val="000C785B"/>
    <w:rsid w:val="000C7A44"/>
    <w:rsid w:val="000D08F2"/>
    <w:rsid w:val="000D11F5"/>
    <w:rsid w:val="000D14F4"/>
    <w:rsid w:val="000D193A"/>
    <w:rsid w:val="000D1E08"/>
    <w:rsid w:val="000D1FDA"/>
    <w:rsid w:val="000D2033"/>
    <w:rsid w:val="000D25E2"/>
    <w:rsid w:val="000D2CA5"/>
    <w:rsid w:val="000D2CF4"/>
    <w:rsid w:val="000D323A"/>
    <w:rsid w:val="000D3662"/>
    <w:rsid w:val="000D3679"/>
    <w:rsid w:val="000D3972"/>
    <w:rsid w:val="000D4CFF"/>
    <w:rsid w:val="000D50ED"/>
    <w:rsid w:val="000D57E2"/>
    <w:rsid w:val="000D595E"/>
    <w:rsid w:val="000D5E0B"/>
    <w:rsid w:val="000D6344"/>
    <w:rsid w:val="000D6CCC"/>
    <w:rsid w:val="000D7A53"/>
    <w:rsid w:val="000D7AD3"/>
    <w:rsid w:val="000D7EC0"/>
    <w:rsid w:val="000E042D"/>
    <w:rsid w:val="000E0D6F"/>
    <w:rsid w:val="000E13EB"/>
    <w:rsid w:val="000E19F9"/>
    <w:rsid w:val="000E2714"/>
    <w:rsid w:val="000E289A"/>
    <w:rsid w:val="000E2CD5"/>
    <w:rsid w:val="000E35AB"/>
    <w:rsid w:val="000E399B"/>
    <w:rsid w:val="000E5396"/>
    <w:rsid w:val="000E5A85"/>
    <w:rsid w:val="000E6339"/>
    <w:rsid w:val="000E6357"/>
    <w:rsid w:val="000E654C"/>
    <w:rsid w:val="000E68EC"/>
    <w:rsid w:val="000E6B64"/>
    <w:rsid w:val="000E7868"/>
    <w:rsid w:val="000E7984"/>
    <w:rsid w:val="000E7BD3"/>
    <w:rsid w:val="000F0A6C"/>
    <w:rsid w:val="000F0C32"/>
    <w:rsid w:val="000F0D3F"/>
    <w:rsid w:val="000F0D5A"/>
    <w:rsid w:val="000F0EF7"/>
    <w:rsid w:val="000F1092"/>
    <w:rsid w:val="000F1985"/>
    <w:rsid w:val="000F1BFD"/>
    <w:rsid w:val="000F2020"/>
    <w:rsid w:val="000F22D9"/>
    <w:rsid w:val="000F22F8"/>
    <w:rsid w:val="000F2546"/>
    <w:rsid w:val="000F255E"/>
    <w:rsid w:val="000F2674"/>
    <w:rsid w:val="000F3049"/>
    <w:rsid w:val="000F4DA6"/>
    <w:rsid w:val="000F5019"/>
    <w:rsid w:val="000F5565"/>
    <w:rsid w:val="000F58C5"/>
    <w:rsid w:val="000F5BC3"/>
    <w:rsid w:val="000F60A6"/>
    <w:rsid w:val="000F6DFD"/>
    <w:rsid w:val="000F70D7"/>
    <w:rsid w:val="000F7944"/>
    <w:rsid w:val="000F7ABF"/>
    <w:rsid w:val="000F7BEA"/>
    <w:rsid w:val="00100311"/>
    <w:rsid w:val="001009E1"/>
    <w:rsid w:val="00101015"/>
    <w:rsid w:val="001017FE"/>
    <w:rsid w:val="001018E3"/>
    <w:rsid w:val="00101AC8"/>
    <w:rsid w:val="00101DC0"/>
    <w:rsid w:val="00102157"/>
    <w:rsid w:val="001028BC"/>
    <w:rsid w:val="00103B9A"/>
    <w:rsid w:val="00103E9F"/>
    <w:rsid w:val="00104088"/>
    <w:rsid w:val="0010448F"/>
    <w:rsid w:val="001047E1"/>
    <w:rsid w:val="00104C06"/>
    <w:rsid w:val="00105DB6"/>
    <w:rsid w:val="0010618F"/>
    <w:rsid w:val="001065DA"/>
    <w:rsid w:val="00106DB0"/>
    <w:rsid w:val="00106DEC"/>
    <w:rsid w:val="001077D6"/>
    <w:rsid w:val="00107EB2"/>
    <w:rsid w:val="00107EC6"/>
    <w:rsid w:val="001123DF"/>
    <w:rsid w:val="001123E1"/>
    <w:rsid w:val="00112523"/>
    <w:rsid w:val="00112A6F"/>
    <w:rsid w:val="00112BEA"/>
    <w:rsid w:val="00112E25"/>
    <w:rsid w:val="0011312D"/>
    <w:rsid w:val="001134AF"/>
    <w:rsid w:val="00114200"/>
    <w:rsid w:val="00114F7C"/>
    <w:rsid w:val="00115110"/>
    <w:rsid w:val="00115238"/>
    <w:rsid w:val="00116DC0"/>
    <w:rsid w:val="0011713E"/>
    <w:rsid w:val="001177A7"/>
    <w:rsid w:val="00117A0B"/>
    <w:rsid w:val="00120637"/>
    <w:rsid w:val="0012076E"/>
    <w:rsid w:val="00120A71"/>
    <w:rsid w:val="00120AED"/>
    <w:rsid w:val="00122C2D"/>
    <w:rsid w:val="00122E23"/>
    <w:rsid w:val="00122EF7"/>
    <w:rsid w:val="0012301F"/>
    <w:rsid w:val="00123307"/>
    <w:rsid w:val="00123B52"/>
    <w:rsid w:val="00124C24"/>
    <w:rsid w:val="001258B3"/>
    <w:rsid w:val="00125C3F"/>
    <w:rsid w:val="00125FDD"/>
    <w:rsid w:val="00126637"/>
    <w:rsid w:val="00126CFE"/>
    <w:rsid w:val="00127EEB"/>
    <w:rsid w:val="00130999"/>
    <w:rsid w:val="00130B34"/>
    <w:rsid w:val="00130BC8"/>
    <w:rsid w:val="00130CBB"/>
    <w:rsid w:val="00131A5D"/>
    <w:rsid w:val="00131AE4"/>
    <w:rsid w:val="00131C3B"/>
    <w:rsid w:val="00133477"/>
    <w:rsid w:val="00133D8D"/>
    <w:rsid w:val="001348F3"/>
    <w:rsid w:val="00134965"/>
    <w:rsid w:val="0013525E"/>
    <w:rsid w:val="001352E8"/>
    <w:rsid w:val="00136706"/>
    <w:rsid w:val="001371D1"/>
    <w:rsid w:val="00137346"/>
    <w:rsid w:val="0013738B"/>
    <w:rsid w:val="00137968"/>
    <w:rsid w:val="00137EDF"/>
    <w:rsid w:val="001411A9"/>
    <w:rsid w:val="001412B9"/>
    <w:rsid w:val="00141350"/>
    <w:rsid w:val="00142300"/>
    <w:rsid w:val="0014328B"/>
    <w:rsid w:val="00145D1C"/>
    <w:rsid w:val="00146BD6"/>
    <w:rsid w:val="001475C2"/>
    <w:rsid w:val="00147784"/>
    <w:rsid w:val="00150358"/>
    <w:rsid w:val="00150748"/>
    <w:rsid w:val="001510A8"/>
    <w:rsid w:val="00151762"/>
    <w:rsid w:val="0015235E"/>
    <w:rsid w:val="00153A32"/>
    <w:rsid w:val="00153C7A"/>
    <w:rsid w:val="001542DF"/>
    <w:rsid w:val="001549B1"/>
    <w:rsid w:val="00154BE2"/>
    <w:rsid w:val="0015535D"/>
    <w:rsid w:val="001554BB"/>
    <w:rsid w:val="00156B70"/>
    <w:rsid w:val="00157AF5"/>
    <w:rsid w:val="00157CCF"/>
    <w:rsid w:val="00160C68"/>
    <w:rsid w:val="00160CDA"/>
    <w:rsid w:val="00160ECF"/>
    <w:rsid w:val="001619A0"/>
    <w:rsid w:val="00161B76"/>
    <w:rsid w:val="0016282C"/>
    <w:rsid w:val="001629B6"/>
    <w:rsid w:val="00163BE2"/>
    <w:rsid w:val="00163FF8"/>
    <w:rsid w:val="00164221"/>
    <w:rsid w:val="00164443"/>
    <w:rsid w:val="00164C1D"/>
    <w:rsid w:val="00165019"/>
    <w:rsid w:val="001650CF"/>
    <w:rsid w:val="00165447"/>
    <w:rsid w:val="00165AD8"/>
    <w:rsid w:val="00165F3B"/>
    <w:rsid w:val="00166135"/>
    <w:rsid w:val="0016658F"/>
    <w:rsid w:val="001669E0"/>
    <w:rsid w:val="0016740D"/>
    <w:rsid w:val="001677B1"/>
    <w:rsid w:val="00167CAF"/>
    <w:rsid w:val="00170200"/>
    <w:rsid w:val="001711C8"/>
    <w:rsid w:val="00171FB4"/>
    <w:rsid w:val="00172E5A"/>
    <w:rsid w:val="00172EFA"/>
    <w:rsid w:val="00173024"/>
    <w:rsid w:val="0017389F"/>
    <w:rsid w:val="0017585F"/>
    <w:rsid w:val="00176642"/>
    <w:rsid w:val="00176CA2"/>
    <w:rsid w:val="00177A4A"/>
    <w:rsid w:val="001800A4"/>
    <w:rsid w:val="00180642"/>
    <w:rsid w:val="0018076B"/>
    <w:rsid w:val="00180EBB"/>
    <w:rsid w:val="00180EC9"/>
    <w:rsid w:val="001810A7"/>
    <w:rsid w:val="0018186C"/>
    <w:rsid w:val="00181BBC"/>
    <w:rsid w:val="00182035"/>
    <w:rsid w:val="001821C7"/>
    <w:rsid w:val="001821E2"/>
    <w:rsid w:val="00182632"/>
    <w:rsid w:val="00182B60"/>
    <w:rsid w:val="00183A30"/>
    <w:rsid w:val="001845EA"/>
    <w:rsid w:val="00184C67"/>
    <w:rsid w:val="001855DD"/>
    <w:rsid w:val="00185717"/>
    <w:rsid w:val="00186677"/>
    <w:rsid w:val="00187254"/>
    <w:rsid w:val="001874BC"/>
    <w:rsid w:val="0019001D"/>
    <w:rsid w:val="0019007A"/>
    <w:rsid w:val="00190105"/>
    <w:rsid w:val="0019153A"/>
    <w:rsid w:val="0019338E"/>
    <w:rsid w:val="001937BA"/>
    <w:rsid w:val="00193B83"/>
    <w:rsid w:val="00194EE0"/>
    <w:rsid w:val="001951BB"/>
    <w:rsid w:val="00195214"/>
    <w:rsid w:val="001952DC"/>
    <w:rsid w:val="00195362"/>
    <w:rsid w:val="00195822"/>
    <w:rsid w:val="00195D7D"/>
    <w:rsid w:val="00197054"/>
    <w:rsid w:val="00197C1B"/>
    <w:rsid w:val="001A00E8"/>
    <w:rsid w:val="001A035A"/>
    <w:rsid w:val="001A06CF"/>
    <w:rsid w:val="001A0CA5"/>
    <w:rsid w:val="001A13F0"/>
    <w:rsid w:val="001A16DB"/>
    <w:rsid w:val="001A2121"/>
    <w:rsid w:val="001A25D7"/>
    <w:rsid w:val="001A2C59"/>
    <w:rsid w:val="001A4622"/>
    <w:rsid w:val="001A48CF"/>
    <w:rsid w:val="001A560C"/>
    <w:rsid w:val="001A5BCD"/>
    <w:rsid w:val="001A6DA2"/>
    <w:rsid w:val="001A714A"/>
    <w:rsid w:val="001A74B7"/>
    <w:rsid w:val="001A7E9A"/>
    <w:rsid w:val="001B1F51"/>
    <w:rsid w:val="001B23BC"/>
    <w:rsid w:val="001B26DA"/>
    <w:rsid w:val="001B32D6"/>
    <w:rsid w:val="001B3DBD"/>
    <w:rsid w:val="001B4049"/>
    <w:rsid w:val="001B480F"/>
    <w:rsid w:val="001B48D7"/>
    <w:rsid w:val="001B4943"/>
    <w:rsid w:val="001B4BA1"/>
    <w:rsid w:val="001B5248"/>
    <w:rsid w:val="001B5BE6"/>
    <w:rsid w:val="001B61A9"/>
    <w:rsid w:val="001B61E3"/>
    <w:rsid w:val="001B64E8"/>
    <w:rsid w:val="001B7689"/>
    <w:rsid w:val="001B7AF4"/>
    <w:rsid w:val="001B7FD0"/>
    <w:rsid w:val="001C01D0"/>
    <w:rsid w:val="001C0AF9"/>
    <w:rsid w:val="001C0B25"/>
    <w:rsid w:val="001C0D66"/>
    <w:rsid w:val="001C2498"/>
    <w:rsid w:val="001C27B7"/>
    <w:rsid w:val="001C29F0"/>
    <w:rsid w:val="001C307F"/>
    <w:rsid w:val="001C3531"/>
    <w:rsid w:val="001C4373"/>
    <w:rsid w:val="001C4446"/>
    <w:rsid w:val="001C57C0"/>
    <w:rsid w:val="001C5B93"/>
    <w:rsid w:val="001C5DC8"/>
    <w:rsid w:val="001C61A5"/>
    <w:rsid w:val="001C7C7C"/>
    <w:rsid w:val="001D0F78"/>
    <w:rsid w:val="001D10E9"/>
    <w:rsid w:val="001D1915"/>
    <w:rsid w:val="001D1D22"/>
    <w:rsid w:val="001D26B6"/>
    <w:rsid w:val="001D4625"/>
    <w:rsid w:val="001D53F8"/>
    <w:rsid w:val="001D567E"/>
    <w:rsid w:val="001D57AA"/>
    <w:rsid w:val="001D5AFF"/>
    <w:rsid w:val="001D5C0B"/>
    <w:rsid w:val="001D62DD"/>
    <w:rsid w:val="001D7052"/>
    <w:rsid w:val="001D7D2D"/>
    <w:rsid w:val="001E0097"/>
    <w:rsid w:val="001E019D"/>
    <w:rsid w:val="001E0D75"/>
    <w:rsid w:val="001E1146"/>
    <w:rsid w:val="001E1498"/>
    <w:rsid w:val="001E182B"/>
    <w:rsid w:val="001E1D1D"/>
    <w:rsid w:val="001E26B2"/>
    <w:rsid w:val="001E2A11"/>
    <w:rsid w:val="001E2C6F"/>
    <w:rsid w:val="001E2C98"/>
    <w:rsid w:val="001E39B6"/>
    <w:rsid w:val="001E3FC3"/>
    <w:rsid w:val="001E45EE"/>
    <w:rsid w:val="001E4F2F"/>
    <w:rsid w:val="001E5CEF"/>
    <w:rsid w:val="001E6615"/>
    <w:rsid w:val="001E6E2E"/>
    <w:rsid w:val="001E6F79"/>
    <w:rsid w:val="001E721F"/>
    <w:rsid w:val="001F07BA"/>
    <w:rsid w:val="001F1580"/>
    <w:rsid w:val="001F1657"/>
    <w:rsid w:val="001F1999"/>
    <w:rsid w:val="001F218E"/>
    <w:rsid w:val="001F231E"/>
    <w:rsid w:val="001F2369"/>
    <w:rsid w:val="001F2F4B"/>
    <w:rsid w:val="001F4855"/>
    <w:rsid w:val="001F65FE"/>
    <w:rsid w:val="001F70B1"/>
    <w:rsid w:val="001F71DB"/>
    <w:rsid w:val="001F7B0C"/>
    <w:rsid w:val="00200441"/>
    <w:rsid w:val="00200763"/>
    <w:rsid w:val="00200DBF"/>
    <w:rsid w:val="00201707"/>
    <w:rsid w:val="00201825"/>
    <w:rsid w:val="00202891"/>
    <w:rsid w:val="002040F3"/>
    <w:rsid w:val="00205753"/>
    <w:rsid w:val="00206C1B"/>
    <w:rsid w:val="0020718D"/>
    <w:rsid w:val="002076BD"/>
    <w:rsid w:val="00211309"/>
    <w:rsid w:val="00212C13"/>
    <w:rsid w:val="00212CB4"/>
    <w:rsid w:val="00212EAF"/>
    <w:rsid w:val="0021329E"/>
    <w:rsid w:val="0021441E"/>
    <w:rsid w:val="00214560"/>
    <w:rsid w:val="00214C12"/>
    <w:rsid w:val="00215E09"/>
    <w:rsid w:val="002167CA"/>
    <w:rsid w:val="00216A96"/>
    <w:rsid w:val="002173E3"/>
    <w:rsid w:val="0022048D"/>
    <w:rsid w:val="002207AE"/>
    <w:rsid w:val="00221271"/>
    <w:rsid w:val="002212D9"/>
    <w:rsid w:val="00222AF8"/>
    <w:rsid w:val="00222B34"/>
    <w:rsid w:val="00222E06"/>
    <w:rsid w:val="002238DC"/>
    <w:rsid w:val="00223C58"/>
    <w:rsid w:val="002244A7"/>
    <w:rsid w:val="002248F3"/>
    <w:rsid w:val="002251F9"/>
    <w:rsid w:val="00225485"/>
    <w:rsid w:val="002256E0"/>
    <w:rsid w:val="00225CC3"/>
    <w:rsid w:val="00226A2D"/>
    <w:rsid w:val="00226D72"/>
    <w:rsid w:val="002273FD"/>
    <w:rsid w:val="0022795A"/>
    <w:rsid w:val="00227B5E"/>
    <w:rsid w:val="00230651"/>
    <w:rsid w:val="00230AC2"/>
    <w:rsid w:val="00230CB1"/>
    <w:rsid w:val="00230D77"/>
    <w:rsid w:val="00230F89"/>
    <w:rsid w:val="00231169"/>
    <w:rsid w:val="00232467"/>
    <w:rsid w:val="00232BD7"/>
    <w:rsid w:val="00232DB3"/>
    <w:rsid w:val="002331A0"/>
    <w:rsid w:val="00233508"/>
    <w:rsid w:val="00233897"/>
    <w:rsid w:val="002346D5"/>
    <w:rsid w:val="00234789"/>
    <w:rsid w:val="002347E5"/>
    <w:rsid w:val="0023544E"/>
    <w:rsid w:val="002355FD"/>
    <w:rsid w:val="0023571C"/>
    <w:rsid w:val="00235B86"/>
    <w:rsid w:val="00236784"/>
    <w:rsid w:val="00236AF0"/>
    <w:rsid w:val="002371FF"/>
    <w:rsid w:val="00237E22"/>
    <w:rsid w:val="002400AC"/>
    <w:rsid w:val="002400C2"/>
    <w:rsid w:val="00240298"/>
    <w:rsid w:val="00240340"/>
    <w:rsid w:val="00240453"/>
    <w:rsid w:val="002410A6"/>
    <w:rsid w:val="00241679"/>
    <w:rsid w:val="00241896"/>
    <w:rsid w:val="002418C6"/>
    <w:rsid w:val="00241A76"/>
    <w:rsid w:val="00241DFE"/>
    <w:rsid w:val="0024244F"/>
    <w:rsid w:val="002428D2"/>
    <w:rsid w:val="00242A7D"/>
    <w:rsid w:val="00242D72"/>
    <w:rsid w:val="0024384D"/>
    <w:rsid w:val="002443C2"/>
    <w:rsid w:val="00244F9C"/>
    <w:rsid w:val="002461A9"/>
    <w:rsid w:val="0024632B"/>
    <w:rsid w:val="00246B1C"/>
    <w:rsid w:val="00247271"/>
    <w:rsid w:val="00247289"/>
    <w:rsid w:val="002474F3"/>
    <w:rsid w:val="0024795D"/>
    <w:rsid w:val="002479BF"/>
    <w:rsid w:val="00250B11"/>
    <w:rsid w:val="00250BE8"/>
    <w:rsid w:val="00251E0B"/>
    <w:rsid w:val="0025297A"/>
    <w:rsid w:val="00253DD6"/>
    <w:rsid w:val="00255804"/>
    <w:rsid w:val="00255A68"/>
    <w:rsid w:val="00255FE1"/>
    <w:rsid w:val="002562E0"/>
    <w:rsid w:val="0025637D"/>
    <w:rsid w:val="00256D99"/>
    <w:rsid w:val="00257D5B"/>
    <w:rsid w:val="00260DF9"/>
    <w:rsid w:val="002618E8"/>
    <w:rsid w:val="00262BDD"/>
    <w:rsid w:val="00262F0B"/>
    <w:rsid w:val="00263551"/>
    <w:rsid w:val="0026357D"/>
    <w:rsid w:val="0026503F"/>
    <w:rsid w:val="002654B5"/>
    <w:rsid w:val="00265BD4"/>
    <w:rsid w:val="0026723A"/>
    <w:rsid w:val="00267798"/>
    <w:rsid w:val="00267816"/>
    <w:rsid w:val="00267A41"/>
    <w:rsid w:val="00267B11"/>
    <w:rsid w:val="002704AB"/>
    <w:rsid w:val="0027095D"/>
    <w:rsid w:val="00271706"/>
    <w:rsid w:val="00271BF0"/>
    <w:rsid w:val="00271EDD"/>
    <w:rsid w:val="0027215B"/>
    <w:rsid w:val="00272A35"/>
    <w:rsid w:val="002730E5"/>
    <w:rsid w:val="002732BE"/>
    <w:rsid w:val="002733F4"/>
    <w:rsid w:val="002737D9"/>
    <w:rsid w:val="00274206"/>
    <w:rsid w:val="00275536"/>
    <w:rsid w:val="002759FF"/>
    <w:rsid w:val="00275AC7"/>
    <w:rsid w:val="00276608"/>
    <w:rsid w:val="00276A71"/>
    <w:rsid w:val="00276FA3"/>
    <w:rsid w:val="002772BF"/>
    <w:rsid w:val="002814AD"/>
    <w:rsid w:val="00282061"/>
    <w:rsid w:val="00282090"/>
    <w:rsid w:val="00282166"/>
    <w:rsid w:val="0028414E"/>
    <w:rsid w:val="002841AE"/>
    <w:rsid w:val="00285162"/>
    <w:rsid w:val="002859F5"/>
    <w:rsid w:val="00285A0B"/>
    <w:rsid w:val="00286089"/>
    <w:rsid w:val="00286A3D"/>
    <w:rsid w:val="00286A9E"/>
    <w:rsid w:val="002874C0"/>
    <w:rsid w:val="0028767B"/>
    <w:rsid w:val="002900D5"/>
    <w:rsid w:val="002905BD"/>
    <w:rsid w:val="0029077F"/>
    <w:rsid w:val="002914D9"/>
    <w:rsid w:val="002915CD"/>
    <w:rsid w:val="002925EF"/>
    <w:rsid w:val="002927B6"/>
    <w:rsid w:val="00292D01"/>
    <w:rsid w:val="00292F10"/>
    <w:rsid w:val="0029345B"/>
    <w:rsid w:val="002934DF"/>
    <w:rsid w:val="002945A4"/>
    <w:rsid w:val="00295CD2"/>
    <w:rsid w:val="00296023"/>
    <w:rsid w:val="0029732C"/>
    <w:rsid w:val="002A0154"/>
    <w:rsid w:val="002A06C4"/>
    <w:rsid w:val="002A0D7B"/>
    <w:rsid w:val="002A177B"/>
    <w:rsid w:val="002A1B1D"/>
    <w:rsid w:val="002A1E40"/>
    <w:rsid w:val="002A2699"/>
    <w:rsid w:val="002A28CF"/>
    <w:rsid w:val="002A3734"/>
    <w:rsid w:val="002A4812"/>
    <w:rsid w:val="002A5587"/>
    <w:rsid w:val="002A5924"/>
    <w:rsid w:val="002A6176"/>
    <w:rsid w:val="002A6F75"/>
    <w:rsid w:val="002A7997"/>
    <w:rsid w:val="002A7B77"/>
    <w:rsid w:val="002B022D"/>
    <w:rsid w:val="002B0C02"/>
    <w:rsid w:val="002B16E5"/>
    <w:rsid w:val="002B2563"/>
    <w:rsid w:val="002B25B3"/>
    <w:rsid w:val="002B285D"/>
    <w:rsid w:val="002B2C15"/>
    <w:rsid w:val="002B3646"/>
    <w:rsid w:val="002B42D2"/>
    <w:rsid w:val="002B47EA"/>
    <w:rsid w:val="002B5C02"/>
    <w:rsid w:val="002B5C61"/>
    <w:rsid w:val="002B614D"/>
    <w:rsid w:val="002B6545"/>
    <w:rsid w:val="002B6CED"/>
    <w:rsid w:val="002B6F8B"/>
    <w:rsid w:val="002B7C4C"/>
    <w:rsid w:val="002C0539"/>
    <w:rsid w:val="002C0626"/>
    <w:rsid w:val="002C06B9"/>
    <w:rsid w:val="002C0AD8"/>
    <w:rsid w:val="002C29E3"/>
    <w:rsid w:val="002C2A35"/>
    <w:rsid w:val="002C2F03"/>
    <w:rsid w:val="002C3622"/>
    <w:rsid w:val="002C36F3"/>
    <w:rsid w:val="002C3D74"/>
    <w:rsid w:val="002C3E1A"/>
    <w:rsid w:val="002C410A"/>
    <w:rsid w:val="002C43E1"/>
    <w:rsid w:val="002C450D"/>
    <w:rsid w:val="002C5205"/>
    <w:rsid w:val="002C5A07"/>
    <w:rsid w:val="002C5D75"/>
    <w:rsid w:val="002C61AC"/>
    <w:rsid w:val="002C696D"/>
    <w:rsid w:val="002C7119"/>
    <w:rsid w:val="002D0D4D"/>
    <w:rsid w:val="002D1093"/>
    <w:rsid w:val="002D142F"/>
    <w:rsid w:val="002D1A39"/>
    <w:rsid w:val="002D1A47"/>
    <w:rsid w:val="002D2473"/>
    <w:rsid w:val="002D2B78"/>
    <w:rsid w:val="002D3642"/>
    <w:rsid w:val="002D3B18"/>
    <w:rsid w:val="002D4B2F"/>
    <w:rsid w:val="002D5472"/>
    <w:rsid w:val="002D5487"/>
    <w:rsid w:val="002D6680"/>
    <w:rsid w:val="002D67F6"/>
    <w:rsid w:val="002D7673"/>
    <w:rsid w:val="002E037F"/>
    <w:rsid w:val="002E198C"/>
    <w:rsid w:val="002E1A34"/>
    <w:rsid w:val="002E1EA3"/>
    <w:rsid w:val="002E2523"/>
    <w:rsid w:val="002E28C2"/>
    <w:rsid w:val="002E2D66"/>
    <w:rsid w:val="002E2EED"/>
    <w:rsid w:val="002E380B"/>
    <w:rsid w:val="002E4098"/>
    <w:rsid w:val="002E45E5"/>
    <w:rsid w:val="002E4C30"/>
    <w:rsid w:val="002E5496"/>
    <w:rsid w:val="002E55F3"/>
    <w:rsid w:val="002E5703"/>
    <w:rsid w:val="002E66E2"/>
    <w:rsid w:val="002E6B4A"/>
    <w:rsid w:val="002E6C80"/>
    <w:rsid w:val="002E7688"/>
    <w:rsid w:val="002E776E"/>
    <w:rsid w:val="002E7B7D"/>
    <w:rsid w:val="002F0C91"/>
    <w:rsid w:val="002F1200"/>
    <w:rsid w:val="002F1309"/>
    <w:rsid w:val="002F1EFB"/>
    <w:rsid w:val="002F24D4"/>
    <w:rsid w:val="002F3745"/>
    <w:rsid w:val="002F37A4"/>
    <w:rsid w:val="002F3881"/>
    <w:rsid w:val="002F3BAD"/>
    <w:rsid w:val="002F3EA8"/>
    <w:rsid w:val="002F4AAC"/>
    <w:rsid w:val="002F5C97"/>
    <w:rsid w:val="002F6021"/>
    <w:rsid w:val="002F62A2"/>
    <w:rsid w:val="002F7DC2"/>
    <w:rsid w:val="0030027F"/>
    <w:rsid w:val="0030036F"/>
    <w:rsid w:val="00300A56"/>
    <w:rsid w:val="00300D07"/>
    <w:rsid w:val="00300DAB"/>
    <w:rsid w:val="00300E67"/>
    <w:rsid w:val="00301499"/>
    <w:rsid w:val="0030165A"/>
    <w:rsid w:val="003016DE"/>
    <w:rsid w:val="00301C25"/>
    <w:rsid w:val="0030268D"/>
    <w:rsid w:val="00302762"/>
    <w:rsid w:val="003041F9"/>
    <w:rsid w:val="0030477F"/>
    <w:rsid w:val="00305206"/>
    <w:rsid w:val="00305765"/>
    <w:rsid w:val="00306CAA"/>
    <w:rsid w:val="003076FC"/>
    <w:rsid w:val="00310397"/>
    <w:rsid w:val="0031070B"/>
    <w:rsid w:val="00310DD3"/>
    <w:rsid w:val="003111F5"/>
    <w:rsid w:val="00311427"/>
    <w:rsid w:val="00311436"/>
    <w:rsid w:val="0031144F"/>
    <w:rsid w:val="003120C0"/>
    <w:rsid w:val="003128A3"/>
    <w:rsid w:val="00312D8C"/>
    <w:rsid w:val="0031300B"/>
    <w:rsid w:val="0031312F"/>
    <w:rsid w:val="00313C74"/>
    <w:rsid w:val="00314ADC"/>
    <w:rsid w:val="00315EAD"/>
    <w:rsid w:val="00316AE5"/>
    <w:rsid w:val="00317D28"/>
    <w:rsid w:val="00317DB1"/>
    <w:rsid w:val="0032023C"/>
    <w:rsid w:val="00320360"/>
    <w:rsid w:val="003203E1"/>
    <w:rsid w:val="00320507"/>
    <w:rsid w:val="00320E92"/>
    <w:rsid w:val="003232AA"/>
    <w:rsid w:val="00323F81"/>
    <w:rsid w:val="0032432D"/>
    <w:rsid w:val="00324569"/>
    <w:rsid w:val="00324D83"/>
    <w:rsid w:val="00325DB6"/>
    <w:rsid w:val="003264AB"/>
    <w:rsid w:val="00326B06"/>
    <w:rsid w:val="00326D60"/>
    <w:rsid w:val="00327652"/>
    <w:rsid w:val="00327904"/>
    <w:rsid w:val="003305EB"/>
    <w:rsid w:val="00330A86"/>
    <w:rsid w:val="00331104"/>
    <w:rsid w:val="00331720"/>
    <w:rsid w:val="00331972"/>
    <w:rsid w:val="00331D84"/>
    <w:rsid w:val="00332140"/>
    <w:rsid w:val="00332C72"/>
    <w:rsid w:val="003340A7"/>
    <w:rsid w:val="0033419A"/>
    <w:rsid w:val="0033493E"/>
    <w:rsid w:val="00334D05"/>
    <w:rsid w:val="00334F9C"/>
    <w:rsid w:val="0033551D"/>
    <w:rsid w:val="00335CDB"/>
    <w:rsid w:val="0033675F"/>
    <w:rsid w:val="00336C64"/>
    <w:rsid w:val="00337881"/>
    <w:rsid w:val="00337C93"/>
    <w:rsid w:val="003405D6"/>
    <w:rsid w:val="00340F97"/>
    <w:rsid w:val="003412D7"/>
    <w:rsid w:val="00341BFE"/>
    <w:rsid w:val="00342F52"/>
    <w:rsid w:val="00343A3F"/>
    <w:rsid w:val="0034442B"/>
    <w:rsid w:val="00344D6D"/>
    <w:rsid w:val="00345297"/>
    <w:rsid w:val="00345957"/>
    <w:rsid w:val="00346062"/>
    <w:rsid w:val="00346366"/>
    <w:rsid w:val="00346744"/>
    <w:rsid w:val="003467E4"/>
    <w:rsid w:val="003468D2"/>
    <w:rsid w:val="00346924"/>
    <w:rsid w:val="00347744"/>
    <w:rsid w:val="0034799E"/>
    <w:rsid w:val="003506E5"/>
    <w:rsid w:val="00350F1C"/>
    <w:rsid w:val="00350FB8"/>
    <w:rsid w:val="00351113"/>
    <w:rsid w:val="003516E6"/>
    <w:rsid w:val="00352291"/>
    <w:rsid w:val="00352349"/>
    <w:rsid w:val="003523E6"/>
    <w:rsid w:val="003533CC"/>
    <w:rsid w:val="00353BA5"/>
    <w:rsid w:val="0035525E"/>
    <w:rsid w:val="0035599C"/>
    <w:rsid w:val="003572CD"/>
    <w:rsid w:val="00357324"/>
    <w:rsid w:val="00357A73"/>
    <w:rsid w:val="00357C54"/>
    <w:rsid w:val="00357CEA"/>
    <w:rsid w:val="003601BC"/>
    <w:rsid w:val="00360D4A"/>
    <w:rsid w:val="003618CC"/>
    <w:rsid w:val="0036228F"/>
    <w:rsid w:val="00363AA9"/>
    <w:rsid w:val="00365024"/>
    <w:rsid w:val="003652BF"/>
    <w:rsid w:val="0036551C"/>
    <w:rsid w:val="00365998"/>
    <w:rsid w:val="00365B3E"/>
    <w:rsid w:val="00365DFE"/>
    <w:rsid w:val="00365F72"/>
    <w:rsid w:val="00366E8D"/>
    <w:rsid w:val="00366F45"/>
    <w:rsid w:val="003670C6"/>
    <w:rsid w:val="003677F5"/>
    <w:rsid w:val="003707AE"/>
    <w:rsid w:val="00372D4E"/>
    <w:rsid w:val="00373D11"/>
    <w:rsid w:val="003742AA"/>
    <w:rsid w:val="00374700"/>
    <w:rsid w:val="00374DF9"/>
    <w:rsid w:val="00374E5C"/>
    <w:rsid w:val="00374FC5"/>
    <w:rsid w:val="003752B7"/>
    <w:rsid w:val="0037552E"/>
    <w:rsid w:val="00375C99"/>
    <w:rsid w:val="003775D1"/>
    <w:rsid w:val="00377754"/>
    <w:rsid w:val="00377C46"/>
    <w:rsid w:val="003804AE"/>
    <w:rsid w:val="00380694"/>
    <w:rsid w:val="00380BD3"/>
    <w:rsid w:val="00381543"/>
    <w:rsid w:val="00382255"/>
    <w:rsid w:val="00382290"/>
    <w:rsid w:val="00382726"/>
    <w:rsid w:val="0038284D"/>
    <w:rsid w:val="00382C27"/>
    <w:rsid w:val="003830CB"/>
    <w:rsid w:val="003831BC"/>
    <w:rsid w:val="00383401"/>
    <w:rsid w:val="00383ABB"/>
    <w:rsid w:val="00383FEF"/>
    <w:rsid w:val="00384E1C"/>
    <w:rsid w:val="00384F0B"/>
    <w:rsid w:val="00385170"/>
    <w:rsid w:val="0038554C"/>
    <w:rsid w:val="00385672"/>
    <w:rsid w:val="00385805"/>
    <w:rsid w:val="00385BB5"/>
    <w:rsid w:val="003866F6"/>
    <w:rsid w:val="003868B5"/>
    <w:rsid w:val="00386B84"/>
    <w:rsid w:val="00387114"/>
    <w:rsid w:val="0038774E"/>
    <w:rsid w:val="003877BC"/>
    <w:rsid w:val="00387C10"/>
    <w:rsid w:val="00390375"/>
    <w:rsid w:val="00391AB8"/>
    <w:rsid w:val="00391DF5"/>
    <w:rsid w:val="00391E3E"/>
    <w:rsid w:val="00391EAE"/>
    <w:rsid w:val="00391F33"/>
    <w:rsid w:val="003926D8"/>
    <w:rsid w:val="00392885"/>
    <w:rsid w:val="00393269"/>
    <w:rsid w:val="0039330F"/>
    <w:rsid w:val="003933C7"/>
    <w:rsid w:val="00393C26"/>
    <w:rsid w:val="00393DB3"/>
    <w:rsid w:val="003954E5"/>
    <w:rsid w:val="00395952"/>
    <w:rsid w:val="00396958"/>
    <w:rsid w:val="0039745C"/>
    <w:rsid w:val="003A1292"/>
    <w:rsid w:val="003A162D"/>
    <w:rsid w:val="003A2CF6"/>
    <w:rsid w:val="003A388D"/>
    <w:rsid w:val="003A38F7"/>
    <w:rsid w:val="003A3A9C"/>
    <w:rsid w:val="003A3B82"/>
    <w:rsid w:val="003A53A6"/>
    <w:rsid w:val="003A5B36"/>
    <w:rsid w:val="003A6057"/>
    <w:rsid w:val="003B0D4B"/>
    <w:rsid w:val="003B34F0"/>
    <w:rsid w:val="003B3841"/>
    <w:rsid w:val="003B38F4"/>
    <w:rsid w:val="003B3DC8"/>
    <w:rsid w:val="003B400C"/>
    <w:rsid w:val="003B50E4"/>
    <w:rsid w:val="003B5CCD"/>
    <w:rsid w:val="003B61FF"/>
    <w:rsid w:val="003B63D5"/>
    <w:rsid w:val="003B774E"/>
    <w:rsid w:val="003B7CE0"/>
    <w:rsid w:val="003C09E5"/>
    <w:rsid w:val="003C1023"/>
    <w:rsid w:val="003C1493"/>
    <w:rsid w:val="003C1E78"/>
    <w:rsid w:val="003C2E77"/>
    <w:rsid w:val="003C4EC8"/>
    <w:rsid w:val="003C4F84"/>
    <w:rsid w:val="003C55FF"/>
    <w:rsid w:val="003C6339"/>
    <w:rsid w:val="003C6BD8"/>
    <w:rsid w:val="003C77C0"/>
    <w:rsid w:val="003C79DB"/>
    <w:rsid w:val="003C7A99"/>
    <w:rsid w:val="003C7C78"/>
    <w:rsid w:val="003C7D44"/>
    <w:rsid w:val="003C7F54"/>
    <w:rsid w:val="003D1926"/>
    <w:rsid w:val="003D1D04"/>
    <w:rsid w:val="003D1D6B"/>
    <w:rsid w:val="003D21A7"/>
    <w:rsid w:val="003D2CD4"/>
    <w:rsid w:val="003D2F93"/>
    <w:rsid w:val="003D480A"/>
    <w:rsid w:val="003D491F"/>
    <w:rsid w:val="003D4C0F"/>
    <w:rsid w:val="003D4E53"/>
    <w:rsid w:val="003D575B"/>
    <w:rsid w:val="003D5A4E"/>
    <w:rsid w:val="003D5DE6"/>
    <w:rsid w:val="003D6613"/>
    <w:rsid w:val="003D681E"/>
    <w:rsid w:val="003D6F4E"/>
    <w:rsid w:val="003D6F9F"/>
    <w:rsid w:val="003D74F6"/>
    <w:rsid w:val="003D7643"/>
    <w:rsid w:val="003D772B"/>
    <w:rsid w:val="003E3045"/>
    <w:rsid w:val="003E34BF"/>
    <w:rsid w:val="003E3BF3"/>
    <w:rsid w:val="003E3E26"/>
    <w:rsid w:val="003E42EA"/>
    <w:rsid w:val="003E5514"/>
    <w:rsid w:val="003E58FF"/>
    <w:rsid w:val="003E7B0B"/>
    <w:rsid w:val="003F034E"/>
    <w:rsid w:val="003F1145"/>
    <w:rsid w:val="003F158E"/>
    <w:rsid w:val="003F208A"/>
    <w:rsid w:val="003F20D5"/>
    <w:rsid w:val="003F2EB5"/>
    <w:rsid w:val="003F372A"/>
    <w:rsid w:val="003F384C"/>
    <w:rsid w:val="003F3A55"/>
    <w:rsid w:val="003F3B35"/>
    <w:rsid w:val="003F4659"/>
    <w:rsid w:val="003F4D70"/>
    <w:rsid w:val="003F5535"/>
    <w:rsid w:val="003F5607"/>
    <w:rsid w:val="003F6726"/>
    <w:rsid w:val="003F6B7F"/>
    <w:rsid w:val="003F729B"/>
    <w:rsid w:val="00400CC8"/>
    <w:rsid w:val="00400E13"/>
    <w:rsid w:val="00401AEF"/>
    <w:rsid w:val="00402F39"/>
    <w:rsid w:val="00402FA8"/>
    <w:rsid w:val="00403220"/>
    <w:rsid w:val="0040328D"/>
    <w:rsid w:val="004032CD"/>
    <w:rsid w:val="00403A09"/>
    <w:rsid w:val="00403C4D"/>
    <w:rsid w:val="0040459A"/>
    <w:rsid w:val="00404A8E"/>
    <w:rsid w:val="00404BBF"/>
    <w:rsid w:val="00404D5D"/>
    <w:rsid w:val="00405460"/>
    <w:rsid w:val="004054EA"/>
    <w:rsid w:val="00406030"/>
    <w:rsid w:val="00406D6C"/>
    <w:rsid w:val="00407171"/>
    <w:rsid w:val="0040735A"/>
    <w:rsid w:val="004076D1"/>
    <w:rsid w:val="00407A66"/>
    <w:rsid w:val="004101DA"/>
    <w:rsid w:val="00410C6C"/>
    <w:rsid w:val="00410D83"/>
    <w:rsid w:val="00410F99"/>
    <w:rsid w:val="004111C9"/>
    <w:rsid w:val="00411287"/>
    <w:rsid w:val="0041221D"/>
    <w:rsid w:val="004132F9"/>
    <w:rsid w:val="00414583"/>
    <w:rsid w:val="00415B0D"/>
    <w:rsid w:val="00415C61"/>
    <w:rsid w:val="00416667"/>
    <w:rsid w:val="0041783F"/>
    <w:rsid w:val="00417E06"/>
    <w:rsid w:val="0042019F"/>
    <w:rsid w:val="00420758"/>
    <w:rsid w:val="004208EE"/>
    <w:rsid w:val="00420C55"/>
    <w:rsid w:val="00420C8C"/>
    <w:rsid w:val="00420E66"/>
    <w:rsid w:val="00421C0A"/>
    <w:rsid w:val="00421C41"/>
    <w:rsid w:val="00422004"/>
    <w:rsid w:val="00422D7A"/>
    <w:rsid w:val="00424009"/>
    <w:rsid w:val="00424254"/>
    <w:rsid w:val="004251A5"/>
    <w:rsid w:val="00425D37"/>
    <w:rsid w:val="00426494"/>
    <w:rsid w:val="004268DB"/>
    <w:rsid w:val="004279CD"/>
    <w:rsid w:val="0043048D"/>
    <w:rsid w:val="004306DA"/>
    <w:rsid w:val="00430A02"/>
    <w:rsid w:val="00430CE3"/>
    <w:rsid w:val="00431D4F"/>
    <w:rsid w:val="00433D78"/>
    <w:rsid w:val="00434262"/>
    <w:rsid w:val="00434838"/>
    <w:rsid w:val="004349C9"/>
    <w:rsid w:val="00434B09"/>
    <w:rsid w:val="00434BE3"/>
    <w:rsid w:val="00436853"/>
    <w:rsid w:val="004371CD"/>
    <w:rsid w:val="00437306"/>
    <w:rsid w:val="00441A11"/>
    <w:rsid w:val="00442ACF"/>
    <w:rsid w:val="00442BC2"/>
    <w:rsid w:val="00443038"/>
    <w:rsid w:val="00444301"/>
    <w:rsid w:val="004446CF"/>
    <w:rsid w:val="00444BEE"/>
    <w:rsid w:val="0044500E"/>
    <w:rsid w:val="004454CE"/>
    <w:rsid w:val="00445CCE"/>
    <w:rsid w:val="004462BD"/>
    <w:rsid w:val="00446610"/>
    <w:rsid w:val="00446853"/>
    <w:rsid w:val="00447233"/>
    <w:rsid w:val="0044772F"/>
    <w:rsid w:val="004477A1"/>
    <w:rsid w:val="00450382"/>
    <w:rsid w:val="00450520"/>
    <w:rsid w:val="004514D5"/>
    <w:rsid w:val="00451685"/>
    <w:rsid w:val="00452506"/>
    <w:rsid w:val="0045254B"/>
    <w:rsid w:val="004527F2"/>
    <w:rsid w:val="004534BD"/>
    <w:rsid w:val="00453755"/>
    <w:rsid w:val="00453845"/>
    <w:rsid w:val="00453ECE"/>
    <w:rsid w:val="0045429D"/>
    <w:rsid w:val="0045433B"/>
    <w:rsid w:val="00454A3F"/>
    <w:rsid w:val="004550BB"/>
    <w:rsid w:val="004556FB"/>
    <w:rsid w:val="004557E3"/>
    <w:rsid w:val="00455BBA"/>
    <w:rsid w:val="00456323"/>
    <w:rsid w:val="00456887"/>
    <w:rsid w:val="00456BA5"/>
    <w:rsid w:val="00456EBA"/>
    <w:rsid w:val="0045762E"/>
    <w:rsid w:val="00457829"/>
    <w:rsid w:val="00457851"/>
    <w:rsid w:val="004605D5"/>
    <w:rsid w:val="00461052"/>
    <w:rsid w:val="0046132C"/>
    <w:rsid w:val="00461BF0"/>
    <w:rsid w:val="00461FF9"/>
    <w:rsid w:val="0046207D"/>
    <w:rsid w:val="004623FC"/>
    <w:rsid w:val="00462E08"/>
    <w:rsid w:val="004632D9"/>
    <w:rsid w:val="00465A3F"/>
    <w:rsid w:val="00465A97"/>
    <w:rsid w:val="00465F16"/>
    <w:rsid w:val="00466293"/>
    <w:rsid w:val="004663D0"/>
    <w:rsid w:val="0046649F"/>
    <w:rsid w:val="004671E2"/>
    <w:rsid w:val="00467DF1"/>
    <w:rsid w:val="00470336"/>
    <w:rsid w:val="00470DFE"/>
    <w:rsid w:val="00470E31"/>
    <w:rsid w:val="00470EDB"/>
    <w:rsid w:val="004727E2"/>
    <w:rsid w:val="004732DB"/>
    <w:rsid w:val="0047367B"/>
    <w:rsid w:val="00473AF6"/>
    <w:rsid w:val="00474285"/>
    <w:rsid w:val="00474447"/>
    <w:rsid w:val="00475388"/>
    <w:rsid w:val="0047578F"/>
    <w:rsid w:val="00475790"/>
    <w:rsid w:val="004759DA"/>
    <w:rsid w:val="004767F5"/>
    <w:rsid w:val="00476A1C"/>
    <w:rsid w:val="00476CBD"/>
    <w:rsid w:val="00476D6C"/>
    <w:rsid w:val="0047763E"/>
    <w:rsid w:val="00477A8F"/>
    <w:rsid w:val="00477D89"/>
    <w:rsid w:val="00480DCE"/>
    <w:rsid w:val="0048136B"/>
    <w:rsid w:val="00481819"/>
    <w:rsid w:val="00481892"/>
    <w:rsid w:val="00481C43"/>
    <w:rsid w:val="00482748"/>
    <w:rsid w:val="00482F20"/>
    <w:rsid w:val="004842DF"/>
    <w:rsid w:val="00484761"/>
    <w:rsid w:val="00484AAE"/>
    <w:rsid w:val="00484CAD"/>
    <w:rsid w:val="00485623"/>
    <w:rsid w:val="0048636B"/>
    <w:rsid w:val="004872E8"/>
    <w:rsid w:val="0048780C"/>
    <w:rsid w:val="00487868"/>
    <w:rsid w:val="004905F8"/>
    <w:rsid w:val="00490B47"/>
    <w:rsid w:val="00490E25"/>
    <w:rsid w:val="00491CF8"/>
    <w:rsid w:val="00491F6A"/>
    <w:rsid w:val="004925DE"/>
    <w:rsid w:val="00492E2A"/>
    <w:rsid w:val="00493A7B"/>
    <w:rsid w:val="004944D4"/>
    <w:rsid w:val="00494511"/>
    <w:rsid w:val="00495070"/>
    <w:rsid w:val="004950CF"/>
    <w:rsid w:val="00495219"/>
    <w:rsid w:val="0049537E"/>
    <w:rsid w:val="00495FC2"/>
    <w:rsid w:val="0049668C"/>
    <w:rsid w:val="0049703D"/>
    <w:rsid w:val="00497299"/>
    <w:rsid w:val="00497551"/>
    <w:rsid w:val="0049760A"/>
    <w:rsid w:val="0049775C"/>
    <w:rsid w:val="004A038F"/>
    <w:rsid w:val="004A0834"/>
    <w:rsid w:val="004A0C30"/>
    <w:rsid w:val="004A0EFC"/>
    <w:rsid w:val="004A129C"/>
    <w:rsid w:val="004A12F8"/>
    <w:rsid w:val="004A215C"/>
    <w:rsid w:val="004A4DDB"/>
    <w:rsid w:val="004A55E1"/>
    <w:rsid w:val="004A583D"/>
    <w:rsid w:val="004A5D96"/>
    <w:rsid w:val="004A6AE0"/>
    <w:rsid w:val="004B177C"/>
    <w:rsid w:val="004B2388"/>
    <w:rsid w:val="004B246C"/>
    <w:rsid w:val="004B247F"/>
    <w:rsid w:val="004B2706"/>
    <w:rsid w:val="004B30DE"/>
    <w:rsid w:val="004B37A2"/>
    <w:rsid w:val="004B3B8F"/>
    <w:rsid w:val="004B4039"/>
    <w:rsid w:val="004B4803"/>
    <w:rsid w:val="004B57CC"/>
    <w:rsid w:val="004B5D01"/>
    <w:rsid w:val="004B623F"/>
    <w:rsid w:val="004B6C1A"/>
    <w:rsid w:val="004B6EB4"/>
    <w:rsid w:val="004B7767"/>
    <w:rsid w:val="004C082F"/>
    <w:rsid w:val="004C0900"/>
    <w:rsid w:val="004C0B51"/>
    <w:rsid w:val="004C249E"/>
    <w:rsid w:val="004C2E56"/>
    <w:rsid w:val="004C3FF9"/>
    <w:rsid w:val="004C453E"/>
    <w:rsid w:val="004C4591"/>
    <w:rsid w:val="004C4C5E"/>
    <w:rsid w:val="004C65F7"/>
    <w:rsid w:val="004C6989"/>
    <w:rsid w:val="004C6A48"/>
    <w:rsid w:val="004C7221"/>
    <w:rsid w:val="004D09F1"/>
    <w:rsid w:val="004D0C56"/>
    <w:rsid w:val="004D3608"/>
    <w:rsid w:val="004D3A33"/>
    <w:rsid w:val="004D5FDB"/>
    <w:rsid w:val="004D6D02"/>
    <w:rsid w:val="004E1973"/>
    <w:rsid w:val="004E2625"/>
    <w:rsid w:val="004E38CE"/>
    <w:rsid w:val="004E3953"/>
    <w:rsid w:val="004E3A8F"/>
    <w:rsid w:val="004E4404"/>
    <w:rsid w:val="004E4549"/>
    <w:rsid w:val="004E6770"/>
    <w:rsid w:val="004E683C"/>
    <w:rsid w:val="004E6F37"/>
    <w:rsid w:val="004E6F86"/>
    <w:rsid w:val="004E7684"/>
    <w:rsid w:val="004E7F9D"/>
    <w:rsid w:val="004F12B6"/>
    <w:rsid w:val="004F1647"/>
    <w:rsid w:val="004F1A66"/>
    <w:rsid w:val="004F1C61"/>
    <w:rsid w:val="004F1E6B"/>
    <w:rsid w:val="004F1F0F"/>
    <w:rsid w:val="004F30B6"/>
    <w:rsid w:val="004F46CE"/>
    <w:rsid w:val="004F4FA8"/>
    <w:rsid w:val="004F5396"/>
    <w:rsid w:val="004F5E57"/>
    <w:rsid w:val="004F7079"/>
    <w:rsid w:val="00500311"/>
    <w:rsid w:val="005007CF"/>
    <w:rsid w:val="005008C3"/>
    <w:rsid w:val="00500ABE"/>
    <w:rsid w:val="00500CD6"/>
    <w:rsid w:val="00501476"/>
    <w:rsid w:val="00501F7A"/>
    <w:rsid w:val="005024B8"/>
    <w:rsid w:val="005029A4"/>
    <w:rsid w:val="00502FA5"/>
    <w:rsid w:val="00503A17"/>
    <w:rsid w:val="005042B1"/>
    <w:rsid w:val="0050540A"/>
    <w:rsid w:val="00505439"/>
    <w:rsid w:val="005054B9"/>
    <w:rsid w:val="00505B31"/>
    <w:rsid w:val="00505E3F"/>
    <w:rsid w:val="005068A0"/>
    <w:rsid w:val="00506D2B"/>
    <w:rsid w:val="005070C0"/>
    <w:rsid w:val="005074E4"/>
    <w:rsid w:val="005078DC"/>
    <w:rsid w:val="0051066F"/>
    <w:rsid w:val="00511873"/>
    <w:rsid w:val="00511F32"/>
    <w:rsid w:val="00512223"/>
    <w:rsid w:val="00512714"/>
    <w:rsid w:val="00513BFA"/>
    <w:rsid w:val="0051402A"/>
    <w:rsid w:val="005142C4"/>
    <w:rsid w:val="00514326"/>
    <w:rsid w:val="00514549"/>
    <w:rsid w:val="0051460A"/>
    <w:rsid w:val="0051556E"/>
    <w:rsid w:val="005170F0"/>
    <w:rsid w:val="00517180"/>
    <w:rsid w:val="00517477"/>
    <w:rsid w:val="0051798A"/>
    <w:rsid w:val="00517F90"/>
    <w:rsid w:val="00520F1B"/>
    <w:rsid w:val="005211BD"/>
    <w:rsid w:val="005214C1"/>
    <w:rsid w:val="00522106"/>
    <w:rsid w:val="00522C3A"/>
    <w:rsid w:val="00522FBB"/>
    <w:rsid w:val="005233E9"/>
    <w:rsid w:val="00523693"/>
    <w:rsid w:val="0052449A"/>
    <w:rsid w:val="00524773"/>
    <w:rsid w:val="0052479F"/>
    <w:rsid w:val="0052481A"/>
    <w:rsid w:val="00525C28"/>
    <w:rsid w:val="00525E29"/>
    <w:rsid w:val="005264B7"/>
    <w:rsid w:val="005264C1"/>
    <w:rsid w:val="00526EAA"/>
    <w:rsid w:val="0052734E"/>
    <w:rsid w:val="005274F6"/>
    <w:rsid w:val="00527921"/>
    <w:rsid w:val="00530417"/>
    <w:rsid w:val="005305C1"/>
    <w:rsid w:val="0053060D"/>
    <w:rsid w:val="00530A1D"/>
    <w:rsid w:val="00531ED2"/>
    <w:rsid w:val="00532209"/>
    <w:rsid w:val="00532C87"/>
    <w:rsid w:val="0053300F"/>
    <w:rsid w:val="00533230"/>
    <w:rsid w:val="0053343B"/>
    <w:rsid w:val="00533E22"/>
    <w:rsid w:val="00534088"/>
    <w:rsid w:val="00534677"/>
    <w:rsid w:val="00534699"/>
    <w:rsid w:val="005346B8"/>
    <w:rsid w:val="00534C1E"/>
    <w:rsid w:val="00534E24"/>
    <w:rsid w:val="00534F00"/>
    <w:rsid w:val="00534F6E"/>
    <w:rsid w:val="005351B6"/>
    <w:rsid w:val="00535228"/>
    <w:rsid w:val="0053594E"/>
    <w:rsid w:val="00536321"/>
    <w:rsid w:val="005374D5"/>
    <w:rsid w:val="0054013B"/>
    <w:rsid w:val="00540CD7"/>
    <w:rsid w:val="00541409"/>
    <w:rsid w:val="0054193D"/>
    <w:rsid w:val="005419AB"/>
    <w:rsid w:val="00541C45"/>
    <w:rsid w:val="00541CEF"/>
    <w:rsid w:val="005429A1"/>
    <w:rsid w:val="00542D91"/>
    <w:rsid w:val="00542FD4"/>
    <w:rsid w:val="00544823"/>
    <w:rsid w:val="00544FAA"/>
    <w:rsid w:val="00545276"/>
    <w:rsid w:val="0054567E"/>
    <w:rsid w:val="00545A32"/>
    <w:rsid w:val="00546893"/>
    <w:rsid w:val="00546C85"/>
    <w:rsid w:val="00546F73"/>
    <w:rsid w:val="0054784B"/>
    <w:rsid w:val="00547BAA"/>
    <w:rsid w:val="00547E2A"/>
    <w:rsid w:val="00550237"/>
    <w:rsid w:val="005502AB"/>
    <w:rsid w:val="00550F18"/>
    <w:rsid w:val="0055215B"/>
    <w:rsid w:val="00552F1F"/>
    <w:rsid w:val="005530DC"/>
    <w:rsid w:val="005533EF"/>
    <w:rsid w:val="00553455"/>
    <w:rsid w:val="00553DEC"/>
    <w:rsid w:val="00554416"/>
    <w:rsid w:val="00554ABC"/>
    <w:rsid w:val="0055516E"/>
    <w:rsid w:val="005555EE"/>
    <w:rsid w:val="00555A2F"/>
    <w:rsid w:val="00555B2E"/>
    <w:rsid w:val="0055608A"/>
    <w:rsid w:val="005569D6"/>
    <w:rsid w:val="00556A46"/>
    <w:rsid w:val="005570CA"/>
    <w:rsid w:val="00557627"/>
    <w:rsid w:val="00557654"/>
    <w:rsid w:val="0056019D"/>
    <w:rsid w:val="005604C1"/>
    <w:rsid w:val="00560514"/>
    <w:rsid w:val="00560BDC"/>
    <w:rsid w:val="00561396"/>
    <w:rsid w:val="00561D8F"/>
    <w:rsid w:val="0056272A"/>
    <w:rsid w:val="00562B4C"/>
    <w:rsid w:val="005637FB"/>
    <w:rsid w:val="00563A45"/>
    <w:rsid w:val="00563A62"/>
    <w:rsid w:val="0056475E"/>
    <w:rsid w:val="00564845"/>
    <w:rsid w:val="005648B8"/>
    <w:rsid w:val="00564D93"/>
    <w:rsid w:val="00564E0A"/>
    <w:rsid w:val="0056542D"/>
    <w:rsid w:val="00566BF7"/>
    <w:rsid w:val="00566CC7"/>
    <w:rsid w:val="00567342"/>
    <w:rsid w:val="00567F62"/>
    <w:rsid w:val="00570142"/>
    <w:rsid w:val="005702EA"/>
    <w:rsid w:val="00570441"/>
    <w:rsid w:val="0057068B"/>
    <w:rsid w:val="0057081A"/>
    <w:rsid w:val="005716F0"/>
    <w:rsid w:val="00571ABA"/>
    <w:rsid w:val="005722C3"/>
    <w:rsid w:val="00573436"/>
    <w:rsid w:val="005749E4"/>
    <w:rsid w:val="005751DC"/>
    <w:rsid w:val="00576622"/>
    <w:rsid w:val="00576763"/>
    <w:rsid w:val="005767B1"/>
    <w:rsid w:val="00576C4E"/>
    <w:rsid w:val="00577203"/>
    <w:rsid w:val="00577A1B"/>
    <w:rsid w:val="00577DD7"/>
    <w:rsid w:val="00580A8D"/>
    <w:rsid w:val="00580B00"/>
    <w:rsid w:val="00580B35"/>
    <w:rsid w:val="00581D3B"/>
    <w:rsid w:val="005822D5"/>
    <w:rsid w:val="005825E0"/>
    <w:rsid w:val="00584584"/>
    <w:rsid w:val="00584A7F"/>
    <w:rsid w:val="00584AE4"/>
    <w:rsid w:val="005850A7"/>
    <w:rsid w:val="005853E3"/>
    <w:rsid w:val="0058579F"/>
    <w:rsid w:val="0058683A"/>
    <w:rsid w:val="00586F1E"/>
    <w:rsid w:val="005907D9"/>
    <w:rsid w:val="00590E2C"/>
    <w:rsid w:val="005910F8"/>
    <w:rsid w:val="00591C11"/>
    <w:rsid w:val="00592622"/>
    <w:rsid w:val="00593426"/>
    <w:rsid w:val="005937C8"/>
    <w:rsid w:val="00593F36"/>
    <w:rsid w:val="005942E3"/>
    <w:rsid w:val="005944D2"/>
    <w:rsid w:val="00594A40"/>
    <w:rsid w:val="00594C65"/>
    <w:rsid w:val="00594FEB"/>
    <w:rsid w:val="00595944"/>
    <w:rsid w:val="00595994"/>
    <w:rsid w:val="00595FC9"/>
    <w:rsid w:val="0059739D"/>
    <w:rsid w:val="005977CF"/>
    <w:rsid w:val="00597956"/>
    <w:rsid w:val="00597A7C"/>
    <w:rsid w:val="00597CCD"/>
    <w:rsid w:val="005A0314"/>
    <w:rsid w:val="005A07BA"/>
    <w:rsid w:val="005A09BD"/>
    <w:rsid w:val="005A0EED"/>
    <w:rsid w:val="005A1181"/>
    <w:rsid w:val="005A1795"/>
    <w:rsid w:val="005A191A"/>
    <w:rsid w:val="005A1D28"/>
    <w:rsid w:val="005A2587"/>
    <w:rsid w:val="005A3057"/>
    <w:rsid w:val="005A38C1"/>
    <w:rsid w:val="005A3D20"/>
    <w:rsid w:val="005A3E31"/>
    <w:rsid w:val="005A404B"/>
    <w:rsid w:val="005A4755"/>
    <w:rsid w:val="005A5031"/>
    <w:rsid w:val="005A5D2D"/>
    <w:rsid w:val="005A5EB1"/>
    <w:rsid w:val="005A64A1"/>
    <w:rsid w:val="005A6F07"/>
    <w:rsid w:val="005A6F75"/>
    <w:rsid w:val="005A71F0"/>
    <w:rsid w:val="005A7320"/>
    <w:rsid w:val="005A7B37"/>
    <w:rsid w:val="005B12BF"/>
    <w:rsid w:val="005B169D"/>
    <w:rsid w:val="005B1A88"/>
    <w:rsid w:val="005B1C89"/>
    <w:rsid w:val="005B1F17"/>
    <w:rsid w:val="005B21DE"/>
    <w:rsid w:val="005B230A"/>
    <w:rsid w:val="005B26C1"/>
    <w:rsid w:val="005B2775"/>
    <w:rsid w:val="005B2A33"/>
    <w:rsid w:val="005B4006"/>
    <w:rsid w:val="005B41A0"/>
    <w:rsid w:val="005B45ED"/>
    <w:rsid w:val="005B4BE9"/>
    <w:rsid w:val="005B4D01"/>
    <w:rsid w:val="005B5DF6"/>
    <w:rsid w:val="005B5E46"/>
    <w:rsid w:val="005B728C"/>
    <w:rsid w:val="005B748C"/>
    <w:rsid w:val="005B7690"/>
    <w:rsid w:val="005B79C3"/>
    <w:rsid w:val="005B7A4C"/>
    <w:rsid w:val="005C03A7"/>
    <w:rsid w:val="005C2032"/>
    <w:rsid w:val="005C24B0"/>
    <w:rsid w:val="005C25B3"/>
    <w:rsid w:val="005C25F0"/>
    <w:rsid w:val="005C3139"/>
    <w:rsid w:val="005C328D"/>
    <w:rsid w:val="005C3447"/>
    <w:rsid w:val="005C3522"/>
    <w:rsid w:val="005C440D"/>
    <w:rsid w:val="005C4C46"/>
    <w:rsid w:val="005C50E2"/>
    <w:rsid w:val="005C5443"/>
    <w:rsid w:val="005C592E"/>
    <w:rsid w:val="005C638A"/>
    <w:rsid w:val="005C6409"/>
    <w:rsid w:val="005C6837"/>
    <w:rsid w:val="005C69ED"/>
    <w:rsid w:val="005C6C95"/>
    <w:rsid w:val="005C6DE9"/>
    <w:rsid w:val="005C708D"/>
    <w:rsid w:val="005C7B9B"/>
    <w:rsid w:val="005C7CE5"/>
    <w:rsid w:val="005C7EBB"/>
    <w:rsid w:val="005D05E8"/>
    <w:rsid w:val="005D0DA1"/>
    <w:rsid w:val="005D1145"/>
    <w:rsid w:val="005D1D83"/>
    <w:rsid w:val="005D20C0"/>
    <w:rsid w:val="005D225A"/>
    <w:rsid w:val="005D3007"/>
    <w:rsid w:val="005D34B3"/>
    <w:rsid w:val="005D5216"/>
    <w:rsid w:val="005D5656"/>
    <w:rsid w:val="005D67F3"/>
    <w:rsid w:val="005D75C1"/>
    <w:rsid w:val="005D7F0B"/>
    <w:rsid w:val="005E03EA"/>
    <w:rsid w:val="005E19EC"/>
    <w:rsid w:val="005E1E48"/>
    <w:rsid w:val="005E1F89"/>
    <w:rsid w:val="005E2067"/>
    <w:rsid w:val="005E3405"/>
    <w:rsid w:val="005E38CF"/>
    <w:rsid w:val="005E4027"/>
    <w:rsid w:val="005E470B"/>
    <w:rsid w:val="005E4873"/>
    <w:rsid w:val="005E4C1F"/>
    <w:rsid w:val="005E4D3A"/>
    <w:rsid w:val="005E5805"/>
    <w:rsid w:val="005E586E"/>
    <w:rsid w:val="005E5980"/>
    <w:rsid w:val="005E5B1A"/>
    <w:rsid w:val="005E624F"/>
    <w:rsid w:val="005E6D46"/>
    <w:rsid w:val="005E718B"/>
    <w:rsid w:val="005E727A"/>
    <w:rsid w:val="005E7694"/>
    <w:rsid w:val="005E7D4D"/>
    <w:rsid w:val="005E7F42"/>
    <w:rsid w:val="005F028C"/>
    <w:rsid w:val="005F059F"/>
    <w:rsid w:val="005F08D7"/>
    <w:rsid w:val="005F0C8E"/>
    <w:rsid w:val="005F11E1"/>
    <w:rsid w:val="005F2180"/>
    <w:rsid w:val="005F2923"/>
    <w:rsid w:val="005F2D92"/>
    <w:rsid w:val="005F3584"/>
    <w:rsid w:val="005F3FCD"/>
    <w:rsid w:val="005F4131"/>
    <w:rsid w:val="005F5F93"/>
    <w:rsid w:val="005F6A16"/>
    <w:rsid w:val="005F7A47"/>
    <w:rsid w:val="005F7AFE"/>
    <w:rsid w:val="005F7DE5"/>
    <w:rsid w:val="0060057C"/>
    <w:rsid w:val="006005C4"/>
    <w:rsid w:val="006007EB"/>
    <w:rsid w:val="00600886"/>
    <w:rsid w:val="006012E2"/>
    <w:rsid w:val="0060143B"/>
    <w:rsid w:val="00601546"/>
    <w:rsid w:val="00601F67"/>
    <w:rsid w:val="0060279E"/>
    <w:rsid w:val="0060417E"/>
    <w:rsid w:val="006044B9"/>
    <w:rsid w:val="0060486C"/>
    <w:rsid w:val="00604BC4"/>
    <w:rsid w:val="006050C0"/>
    <w:rsid w:val="00605189"/>
    <w:rsid w:val="00605362"/>
    <w:rsid w:val="00605433"/>
    <w:rsid w:val="0060563E"/>
    <w:rsid w:val="0060571B"/>
    <w:rsid w:val="0060591C"/>
    <w:rsid w:val="00605966"/>
    <w:rsid w:val="00606E34"/>
    <w:rsid w:val="006070FE"/>
    <w:rsid w:val="00607E3D"/>
    <w:rsid w:val="00610720"/>
    <w:rsid w:val="00611F87"/>
    <w:rsid w:val="00612A06"/>
    <w:rsid w:val="00612BD9"/>
    <w:rsid w:val="0061310E"/>
    <w:rsid w:val="00613B7B"/>
    <w:rsid w:val="00615B74"/>
    <w:rsid w:val="0061659C"/>
    <w:rsid w:val="006174B0"/>
    <w:rsid w:val="006175FF"/>
    <w:rsid w:val="0061785E"/>
    <w:rsid w:val="00620075"/>
    <w:rsid w:val="00620459"/>
    <w:rsid w:val="0062346B"/>
    <w:rsid w:val="006235C0"/>
    <w:rsid w:val="0062369E"/>
    <w:rsid w:val="00624308"/>
    <w:rsid w:val="00624513"/>
    <w:rsid w:val="00624AD3"/>
    <w:rsid w:val="0062576A"/>
    <w:rsid w:val="00625CD2"/>
    <w:rsid w:val="00625DD3"/>
    <w:rsid w:val="00626A87"/>
    <w:rsid w:val="00626C15"/>
    <w:rsid w:val="00627535"/>
    <w:rsid w:val="00627899"/>
    <w:rsid w:val="006300D0"/>
    <w:rsid w:val="00630C9F"/>
    <w:rsid w:val="00630F11"/>
    <w:rsid w:val="00630F93"/>
    <w:rsid w:val="00631405"/>
    <w:rsid w:val="0063173B"/>
    <w:rsid w:val="00632710"/>
    <w:rsid w:val="006329D8"/>
    <w:rsid w:val="00632FB0"/>
    <w:rsid w:val="00633023"/>
    <w:rsid w:val="0063341C"/>
    <w:rsid w:val="00633574"/>
    <w:rsid w:val="006337ED"/>
    <w:rsid w:val="006342D1"/>
    <w:rsid w:val="00634326"/>
    <w:rsid w:val="006345D6"/>
    <w:rsid w:val="0063503A"/>
    <w:rsid w:val="00635076"/>
    <w:rsid w:val="006351A8"/>
    <w:rsid w:val="00636439"/>
    <w:rsid w:val="00636587"/>
    <w:rsid w:val="0063663D"/>
    <w:rsid w:val="00636A67"/>
    <w:rsid w:val="00636C72"/>
    <w:rsid w:val="00636CFE"/>
    <w:rsid w:val="006371DF"/>
    <w:rsid w:val="006373C4"/>
    <w:rsid w:val="006376C5"/>
    <w:rsid w:val="00637CE4"/>
    <w:rsid w:val="0064053D"/>
    <w:rsid w:val="006405AA"/>
    <w:rsid w:val="006405B3"/>
    <w:rsid w:val="00641B90"/>
    <w:rsid w:val="00641E34"/>
    <w:rsid w:val="006430BC"/>
    <w:rsid w:val="00643246"/>
    <w:rsid w:val="006439C3"/>
    <w:rsid w:val="006441A8"/>
    <w:rsid w:val="00644731"/>
    <w:rsid w:val="00644A39"/>
    <w:rsid w:val="0064547D"/>
    <w:rsid w:val="00645F7D"/>
    <w:rsid w:val="00646716"/>
    <w:rsid w:val="00646AEB"/>
    <w:rsid w:val="00646CA3"/>
    <w:rsid w:val="00646E31"/>
    <w:rsid w:val="0064733A"/>
    <w:rsid w:val="00647AD3"/>
    <w:rsid w:val="00650792"/>
    <w:rsid w:val="006509A0"/>
    <w:rsid w:val="00650D1E"/>
    <w:rsid w:val="006514D9"/>
    <w:rsid w:val="0065173F"/>
    <w:rsid w:val="00651C48"/>
    <w:rsid w:val="00651F79"/>
    <w:rsid w:val="006522EF"/>
    <w:rsid w:val="00652C6B"/>
    <w:rsid w:val="0065340A"/>
    <w:rsid w:val="00653477"/>
    <w:rsid w:val="00653DE2"/>
    <w:rsid w:val="00654324"/>
    <w:rsid w:val="00654761"/>
    <w:rsid w:val="006547E9"/>
    <w:rsid w:val="006550BE"/>
    <w:rsid w:val="006558E5"/>
    <w:rsid w:val="00656C9E"/>
    <w:rsid w:val="00657210"/>
    <w:rsid w:val="00657635"/>
    <w:rsid w:val="00660E98"/>
    <w:rsid w:val="00661099"/>
    <w:rsid w:val="00661406"/>
    <w:rsid w:val="0066145A"/>
    <w:rsid w:val="00661C08"/>
    <w:rsid w:val="00661ECA"/>
    <w:rsid w:val="00662897"/>
    <w:rsid w:val="00662EAC"/>
    <w:rsid w:val="0066369A"/>
    <w:rsid w:val="00663FE2"/>
    <w:rsid w:val="00664B2E"/>
    <w:rsid w:val="0066631F"/>
    <w:rsid w:val="006664C3"/>
    <w:rsid w:val="00666571"/>
    <w:rsid w:val="006666E8"/>
    <w:rsid w:val="00670392"/>
    <w:rsid w:val="0067095B"/>
    <w:rsid w:val="00670C80"/>
    <w:rsid w:val="0067160B"/>
    <w:rsid w:val="00671F40"/>
    <w:rsid w:val="00672C6B"/>
    <w:rsid w:val="00673F7F"/>
    <w:rsid w:val="00674348"/>
    <w:rsid w:val="0067437E"/>
    <w:rsid w:val="006748C1"/>
    <w:rsid w:val="00675A25"/>
    <w:rsid w:val="00675AE1"/>
    <w:rsid w:val="00676407"/>
    <w:rsid w:val="00676C35"/>
    <w:rsid w:val="00676EB3"/>
    <w:rsid w:val="00680307"/>
    <w:rsid w:val="0068064B"/>
    <w:rsid w:val="00680CC6"/>
    <w:rsid w:val="00681626"/>
    <w:rsid w:val="00681990"/>
    <w:rsid w:val="006819EA"/>
    <w:rsid w:val="00681A91"/>
    <w:rsid w:val="006822BB"/>
    <w:rsid w:val="00682481"/>
    <w:rsid w:val="0068263A"/>
    <w:rsid w:val="0068301B"/>
    <w:rsid w:val="00683042"/>
    <w:rsid w:val="006833E1"/>
    <w:rsid w:val="006837BF"/>
    <w:rsid w:val="00683AF5"/>
    <w:rsid w:val="00683DC8"/>
    <w:rsid w:val="00683E73"/>
    <w:rsid w:val="00684A1A"/>
    <w:rsid w:val="006852AC"/>
    <w:rsid w:val="0068612C"/>
    <w:rsid w:val="006861ED"/>
    <w:rsid w:val="00687245"/>
    <w:rsid w:val="00687BF4"/>
    <w:rsid w:val="00687FD0"/>
    <w:rsid w:val="006913F5"/>
    <w:rsid w:val="00691499"/>
    <w:rsid w:val="00691EAD"/>
    <w:rsid w:val="0069207E"/>
    <w:rsid w:val="00692259"/>
    <w:rsid w:val="00692760"/>
    <w:rsid w:val="00692829"/>
    <w:rsid w:val="006935B4"/>
    <w:rsid w:val="00693C9F"/>
    <w:rsid w:val="00693E67"/>
    <w:rsid w:val="006943BD"/>
    <w:rsid w:val="00694539"/>
    <w:rsid w:val="00694755"/>
    <w:rsid w:val="0069483C"/>
    <w:rsid w:val="00694D95"/>
    <w:rsid w:val="006958ED"/>
    <w:rsid w:val="00695AAB"/>
    <w:rsid w:val="00695B82"/>
    <w:rsid w:val="006970C3"/>
    <w:rsid w:val="00697B05"/>
    <w:rsid w:val="00697DE0"/>
    <w:rsid w:val="00697F17"/>
    <w:rsid w:val="006A0A15"/>
    <w:rsid w:val="006A0ED8"/>
    <w:rsid w:val="006A152F"/>
    <w:rsid w:val="006A18B4"/>
    <w:rsid w:val="006A1A2D"/>
    <w:rsid w:val="006A2418"/>
    <w:rsid w:val="006A2EB6"/>
    <w:rsid w:val="006A3E70"/>
    <w:rsid w:val="006A40B8"/>
    <w:rsid w:val="006A40D9"/>
    <w:rsid w:val="006A5121"/>
    <w:rsid w:val="006A52D1"/>
    <w:rsid w:val="006A606A"/>
    <w:rsid w:val="006A7135"/>
    <w:rsid w:val="006A77A1"/>
    <w:rsid w:val="006A7DEB"/>
    <w:rsid w:val="006A7F2E"/>
    <w:rsid w:val="006B0DE6"/>
    <w:rsid w:val="006B0E7D"/>
    <w:rsid w:val="006B1DD0"/>
    <w:rsid w:val="006B247C"/>
    <w:rsid w:val="006B253E"/>
    <w:rsid w:val="006B2670"/>
    <w:rsid w:val="006B3D63"/>
    <w:rsid w:val="006B409E"/>
    <w:rsid w:val="006B4F55"/>
    <w:rsid w:val="006B5396"/>
    <w:rsid w:val="006B5871"/>
    <w:rsid w:val="006B5C93"/>
    <w:rsid w:val="006B5F5F"/>
    <w:rsid w:val="006B63F7"/>
    <w:rsid w:val="006B71F4"/>
    <w:rsid w:val="006B7EFA"/>
    <w:rsid w:val="006B7FE6"/>
    <w:rsid w:val="006C0096"/>
    <w:rsid w:val="006C0D0C"/>
    <w:rsid w:val="006C1689"/>
    <w:rsid w:val="006C1FCF"/>
    <w:rsid w:val="006C2348"/>
    <w:rsid w:val="006C2654"/>
    <w:rsid w:val="006C3445"/>
    <w:rsid w:val="006C3CFF"/>
    <w:rsid w:val="006C4303"/>
    <w:rsid w:val="006C547A"/>
    <w:rsid w:val="006C5622"/>
    <w:rsid w:val="006C591B"/>
    <w:rsid w:val="006C651C"/>
    <w:rsid w:val="006C6696"/>
    <w:rsid w:val="006C67FE"/>
    <w:rsid w:val="006C7E72"/>
    <w:rsid w:val="006C7FC0"/>
    <w:rsid w:val="006D0510"/>
    <w:rsid w:val="006D0C6C"/>
    <w:rsid w:val="006D0CEF"/>
    <w:rsid w:val="006D0EA8"/>
    <w:rsid w:val="006D12ED"/>
    <w:rsid w:val="006D1465"/>
    <w:rsid w:val="006D157C"/>
    <w:rsid w:val="006D1672"/>
    <w:rsid w:val="006D1FC7"/>
    <w:rsid w:val="006D21CF"/>
    <w:rsid w:val="006D21E0"/>
    <w:rsid w:val="006D2D02"/>
    <w:rsid w:val="006D3B3C"/>
    <w:rsid w:val="006D3F84"/>
    <w:rsid w:val="006D44B0"/>
    <w:rsid w:val="006D44D2"/>
    <w:rsid w:val="006D4959"/>
    <w:rsid w:val="006D5A15"/>
    <w:rsid w:val="006D6B8A"/>
    <w:rsid w:val="006D6C4E"/>
    <w:rsid w:val="006D7457"/>
    <w:rsid w:val="006D7712"/>
    <w:rsid w:val="006D787B"/>
    <w:rsid w:val="006D7BB6"/>
    <w:rsid w:val="006D7D52"/>
    <w:rsid w:val="006E0527"/>
    <w:rsid w:val="006E147D"/>
    <w:rsid w:val="006E17DB"/>
    <w:rsid w:val="006E17F6"/>
    <w:rsid w:val="006E28C6"/>
    <w:rsid w:val="006E2B58"/>
    <w:rsid w:val="006E2F54"/>
    <w:rsid w:val="006E3224"/>
    <w:rsid w:val="006E4C1C"/>
    <w:rsid w:val="006E5079"/>
    <w:rsid w:val="006E52C1"/>
    <w:rsid w:val="006E532F"/>
    <w:rsid w:val="006E665D"/>
    <w:rsid w:val="006E6F7B"/>
    <w:rsid w:val="006E7024"/>
    <w:rsid w:val="006E7AD0"/>
    <w:rsid w:val="006F0089"/>
    <w:rsid w:val="006F00E6"/>
    <w:rsid w:val="006F0398"/>
    <w:rsid w:val="006F07E6"/>
    <w:rsid w:val="006F0D8A"/>
    <w:rsid w:val="006F19E6"/>
    <w:rsid w:val="006F1BD5"/>
    <w:rsid w:val="006F3F0A"/>
    <w:rsid w:val="006F40BD"/>
    <w:rsid w:val="006F452F"/>
    <w:rsid w:val="006F4F18"/>
    <w:rsid w:val="006F5813"/>
    <w:rsid w:val="006F5BF2"/>
    <w:rsid w:val="006F5F72"/>
    <w:rsid w:val="006F608C"/>
    <w:rsid w:val="006F6700"/>
    <w:rsid w:val="006F6851"/>
    <w:rsid w:val="006F74F2"/>
    <w:rsid w:val="006F7630"/>
    <w:rsid w:val="006F7698"/>
    <w:rsid w:val="007009B3"/>
    <w:rsid w:val="0070106A"/>
    <w:rsid w:val="0070107C"/>
    <w:rsid w:val="00701DC2"/>
    <w:rsid w:val="007025C0"/>
    <w:rsid w:val="00702AB8"/>
    <w:rsid w:val="00702D63"/>
    <w:rsid w:val="0070316B"/>
    <w:rsid w:val="00703F6D"/>
    <w:rsid w:val="00704120"/>
    <w:rsid w:val="00704649"/>
    <w:rsid w:val="007050F5"/>
    <w:rsid w:val="00705537"/>
    <w:rsid w:val="0070596E"/>
    <w:rsid w:val="00706488"/>
    <w:rsid w:val="00706FE4"/>
    <w:rsid w:val="00707CFE"/>
    <w:rsid w:val="00707D6C"/>
    <w:rsid w:val="0071008B"/>
    <w:rsid w:val="007102AC"/>
    <w:rsid w:val="007107C3"/>
    <w:rsid w:val="00710C9A"/>
    <w:rsid w:val="00710DC1"/>
    <w:rsid w:val="00710F35"/>
    <w:rsid w:val="00711005"/>
    <w:rsid w:val="0071238E"/>
    <w:rsid w:val="00712D3F"/>
    <w:rsid w:val="00715194"/>
    <w:rsid w:val="00715D4C"/>
    <w:rsid w:val="007160F1"/>
    <w:rsid w:val="007177D5"/>
    <w:rsid w:val="00717819"/>
    <w:rsid w:val="00717A4F"/>
    <w:rsid w:val="00717DC2"/>
    <w:rsid w:val="00717E14"/>
    <w:rsid w:val="00717FC0"/>
    <w:rsid w:val="00720393"/>
    <w:rsid w:val="00720623"/>
    <w:rsid w:val="00720973"/>
    <w:rsid w:val="007209FE"/>
    <w:rsid w:val="00720C61"/>
    <w:rsid w:val="00721322"/>
    <w:rsid w:val="00723CD2"/>
    <w:rsid w:val="00723DD7"/>
    <w:rsid w:val="00723F04"/>
    <w:rsid w:val="00724048"/>
    <w:rsid w:val="0072434F"/>
    <w:rsid w:val="00724545"/>
    <w:rsid w:val="00724C8E"/>
    <w:rsid w:val="0072559F"/>
    <w:rsid w:val="007259B2"/>
    <w:rsid w:val="00725B3A"/>
    <w:rsid w:val="0072767A"/>
    <w:rsid w:val="0073085E"/>
    <w:rsid w:val="00730C25"/>
    <w:rsid w:val="00730E2B"/>
    <w:rsid w:val="007310C8"/>
    <w:rsid w:val="007312BA"/>
    <w:rsid w:val="0073193B"/>
    <w:rsid w:val="00732342"/>
    <w:rsid w:val="00732896"/>
    <w:rsid w:val="00733158"/>
    <w:rsid w:val="00733335"/>
    <w:rsid w:val="00734639"/>
    <w:rsid w:val="007350E7"/>
    <w:rsid w:val="0073554D"/>
    <w:rsid w:val="007356E0"/>
    <w:rsid w:val="00735B9D"/>
    <w:rsid w:val="007366A1"/>
    <w:rsid w:val="0074137C"/>
    <w:rsid w:val="00741927"/>
    <w:rsid w:val="00742927"/>
    <w:rsid w:val="00743EF2"/>
    <w:rsid w:val="007442ED"/>
    <w:rsid w:val="007463AA"/>
    <w:rsid w:val="00746FF8"/>
    <w:rsid w:val="00747184"/>
    <w:rsid w:val="007473DC"/>
    <w:rsid w:val="00747F27"/>
    <w:rsid w:val="007501B9"/>
    <w:rsid w:val="00750CDC"/>
    <w:rsid w:val="0075107F"/>
    <w:rsid w:val="00751956"/>
    <w:rsid w:val="00751B76"/>
    <w:rsid w:val="00751D24"/>
    <w:rsid w:val="007527A1"/>
    <w:rsid w:val="00752B8C"/>
    <w:rsid w:val="00753925"/>
    <w:rsid w:val="00754767"/>
    <w:rsid w:val="007552FB"/>
    <w:rsid w:val="00755768"/>
    <w:rsid w:val="007559DF"/>
    <w:rsid w:val="00755F22"/>
    <w:rsid w:val="00756A8A"/>
    <w:rsid w:val="00757007"/>
    <w:rsid w:val="00760203"/>
    <w:rsid w:val="00760F10"/>
    <w:rsid w:val="0076186D"/>
    <w:rsid w:val="00762060"/>
    <w:rsid w:val="007628C1"/>
    <w:rsid w:val="0076321C"/>
    <w:rsid w:val="0076410A"/>
    <w:rsid w:val="00764322"/>
    <w:rsid w:val="007645E3"/>
    <w:rsid w:val="007648F6"/>
    <w:rsid w:val="0076552D"/>
    <w:rsid w:val="00765C1E"/>
    <w:rsid w:val="00766830"/>
    <w:rsid w:val="00766D08"/>
    <w:rsid w:val="0076720A"/>
    <w:rsid w:val="0076731D"/>
    <w:rsid w:val="007674AA"/>
    <w:rsid w:val="00767EC6"/>
    <w:rsid w:val="0077022B"/>
    <w:rsid w:val="00770A6A"/>
    <w:rsid w:val="00772A2A"/>
    <w:rsid w:val="00773199"/>
    <w:rsid w:val="00775398"/>
    <w:rsid w:val="00775BD0"/>
    <w:rsid w:val="00776167"/>
    <w:rsid w:val="007771A7"/>
    <w:rsid w:val="007771F1"/>
    <w:rsid w:val="0077756C"/>
    <w:rsid w:val="00780178"/>
    <w:rsid w:val="0078039D"/>
    <w:rsid w:val="0078067B"/>
    <w:rsid w:val="007810F7"/>
    <w:rsid w:val="00782488"/>
    <w:rsid w:val="007827B3"/>
    <w:rsid w:val="00782E35"/>
    <w:rsid w:val="007830D8"/>
    <w:rsid w:val="00783D47"/>
    <w:rsid w:val="0078491E"/>
    <w:rsid w:val="00784B90"/>
    <w:rsid w:val="00785A87"/>
    <w:rsid w:val="00786520"/>
    <w:rsid w:val="007865AD"/>
    <w:rsid w:val="007866DB"/>
    <w:rsid w:val="007868F0"/>
    <w:rsid w:val="00786AB5"/>
    <w:rsid w:val="00787385"/>
    <w:rsid w:val="00787888"/>
    <w:rsid w:val="007903AA"/>
    <w:rsid w:val="007908C1"/>
    <w:rsid w:val="00790C27"/>
    <w:rsid w:val="00791305"/>
    <w:rsid w:val="0079138B"/>
    <w:rsid w:val="0079187C"/>
    <w:rsid w:val="00792678"/>
    <w:rsid w:val="007928B6"/>
    <w:rsid w:val="00792DA5"/>
    <w:rsid w:val="007945A3"/>
    <w:rsid w:val="007946AF"/>
    <w:rsid w:val="007965E3"/>
    <w:rsid w:val="0079676A"/>
    <w:rsid w:val="00796E78"/>
    <w:rsid w:val="00797306"/>
    <w:rsid w:val="007976FF"/>
    <w:rsid w:val="007A0470"/>
    <w:rsid w:val="007A08F8"/>
    <w:rsid w:val="007A0BD1"/>
    <w:rsid w:val="007A10EB"/>
    <w:rsid w:val="007A1653"/>
    <w:rsid w:val="007A236C"/>
    <w:rsid w:val="007A2CD9"/>
    <w:rsid w:val="007A2FDF"/>
    <w:rsid w:val="007A31CB"/>
    <w:rsid w:val="007A5263"/>
    <w:rsid w:val="007A53F5"/>
    <w:rsid w:val="007A651D"/>
    <w:rsid w:val="007A68FA"/>
    <w:rsid w:val="007A6A89"/>
    <w:rsid w:val="007A6BD6"/>
    <w:rsid w:val="007A6D34"/>
    <w:rsid w:val="007A7E02"/>
    <w:rsid w:val="007B0560"/>
    <w:rsid w:val="007B09CF"/>
    <w:rsid w:val="007B0F4C"/>
    <w:rsid w:val="007B133C"/>
    <w:rsid w:val="007B198C"/>
    <w:rsid w:val="007B1CE9"/>
    <w:rsid w:val="007B1E01"/>
    <w:rsid w:val="007B31AA"/>
    <w:rsid w:val="007B362A"/>
    <w:rsid w:val="007B3979"/>
    <w:rsid w:val="007B531D"/>
    <w:rsid w:val="007B5C18"/>
    <w:rsid w:val="007B60C5"/>
    <w:rsid w:val="007B60F2"/>
    <w:rsid w:val="007B7A21"/>
    <w:rsid w:val="007B7D02"/>
    <w:rsid w:val="007C030B"/>
    <w:rsid w:val="007C0570"/>
    <w:rsid w:val="007C0B4B"/>
    <w:rsid w:val="007C0C7B"/>
    <w:rsid w:val="007C1327"/>
    <w:rsid w:val="007C1411"/>
    <w:rsid w:val="007C3B47"/>
    <w:rsid w:val="007C45F9"/>
    <w:rsid w:val="007C5848"/>
    <w:rsid w:val="007C61F1"/>
    <w:rsid w:val="007C655D"/>
    <w:rsid w:val="007C6B89"/>
    <w:rsid w:val="007C6DED"/>
    <w:rsid w:val="007C7382"/>
    <w:rsid w:val="007D0CFD"/>
    <w:rsid w:val="007D2151"/>
    <w:rsid w:val="007D2210"/>
    <w:rsid w:val="007D2A59"/>
    <w:rsid w:val="007D3115"/>
    <w:rsid w:val="007D3C78"/>
    <w:rsid w:val="007D3D80"/>
    <w:rsid w:val="007D4768"/>
    <w:rsid w:val="007D5505"/>
    <w:rsid w:val="007D6188"/>
    <w:rsid w:val="007D6539"/>
    <w:rsid w:val="007D6601"/>
    <w:rsid w:val="007D6A9A"/>
    <w:rsid w:val="007D7784"/>
    <w:rsid w:val="007D7A71"/>
    <w:rsid w:val="007E09E5"/>
    <w:rsid w:val="007E0BB9"/>
    <w:rsid w:val="007E10AC"/>
    <w:rsid w:val="007E1E93"/>
    <w:rsid w:val="007E1FF0"/>
    <w:rsid w:val="007E21FC"/>
    <w:rsid w:val="007E23C9"/>
    <w:rsid w:val="007E2680"/>
    <w:rsid w:val="007E26B5"/>
    <w:rsid w:val="007E2E92"/>
    <w:rsid w:val="007E3424"/>
    <w:rsid w:val="007E3451"/>
    <w:rsid w:val="007E468B"/>
    <w:rsid w:val="007E54E2"/>
    <w:rsid w:val="007E5A1B"/>
    <w:rsid w:val="007E5EBA"/>
    <w:rsid w:val="007E5F51"/>
    <w:rsid w:val="007E601D"/>
    <w:rsid w:val="007E71F2"/>
    <w:rsid w:val="007E7A36"/>
    <w:rsid w:val="007F0C2D"/>
    <w:rsid w:val="007F0D9F"/>
    <w:rsid w:val="007F0E5A"/>
    <w:rsid w:val="007F0E81"/>
    <w:rsid w:val="007F10F8"/>
    <w:rsid w:val="007F150A"/>
    <w:rsid w:val="007F22EC"/>
    <w:rsid w:val="007F2D3B"/>
    <w:rsid w:val="007F300F"/>
    <w:rsid w:val="007F3B75"/>
    <w:rsid w:val="007F3C9B"/>
    <w:rsid w:val="007F3D26"/>
    <w:rsid w:val="007F46F8"/>
    <w:rsid w:val="007F4869"/>
    <w:rsid w:val="007F491B"/>
    <w:rsid w:val="007F4B6C"/>
    <w:rsid w:val="007F5427"/>
    <w:rsid w:val="007F5D5E"/>
    <w:rsid w:val="007F5F24"/>
    <w:rsid w:val="007F61B0"/>
    <w:rsid w:val="007F6739"/>
    <w:rsid w:val="007F6879"/>
    <w:rsid w:val="007F6B77"/>
    <w:rsid w:val="007F708A"/>
    <w:rsid w:val="007F78D6"/>
    <w:rsid w:val="007F7DB7"/>
    <w:rsid w:val="00800C05"/>
    <w:rsid w:val="00802DE1"/>
    <w:rsid w:val="008030D4"/>
    <w:rsid w:val="00803729"/>
    <w:rsid w:val="0080381E"/>
    <w:rsid w:val="008041A2"/>
    <w:rsid w:val="008046D5"/>
    <w:rsid w:val="00804C66"/>
    <w:rsid w:val="0080500B"/>
    <w:rsid w:val="008053FF"/>
    <w:rsid w:val="008057E9"/>
    <w:rsid w:val="00806163"/>
    <w:rsid w:val="008065EE"/>
    <w:rsid w:val="00806966"/>
    <w:rsid w:val="00806B14"/>
    <w:rsid w:val="00806D68"/>
    <w:rsid w:val="008072F9"/>
    <w:rsid w:val="00807504"/>
    <w:rsid w:val="00807B6C"/>
    <w:rsid w:val="0081018F"/>
    <w:rsid w:val="008115DF"/>
    <w:rsid w:val="00811BB9"/>
    <w:rsid w:val="00812B08"/>
    <w:rsid w:val="00812F90"/>
    <w:rsid w:val="00813278"/>
    <w:rsid w:val="0081353D"/>
    <w:rsid w:val="008146A6"/>
    <w:rsid w:val="00814D0B"/>
    <w:rsid w:val="008153EF"/>
    <w:rsid w:val="0081559F"/>
    <w:rsid w:val="00815D58"/>
    <w:rsid w:val="008163CE"/>
    <w:rsid w:val="00816646"/>
    <w:rsid w:val="00816B9C"/>
    <w:rsid w:val="00816D5B"/>
    <w:rsid w:val="00820192"/>
    <w:rsid w:val="00820D93"/>
    <w:rsid w:val="00820E6D"/>
    <w:rsid w:val="00820F62"/>
    <w:rsid w:val="00821784"/>
    <w:rsid w:val="00821E03"/>
    <w:rsid w:val="00821E50"/>
    <w:rsid w:val="008223BA"/>
    <w:rsid w:val="00822EE3"/>
    <w:rsid w:val="008231F2"/>
    <w:rsid w:val="00823326"/>
    <w:rsid w:val="00823519"/>
    <w:rsid w:val="0082356A"/>
    <w:rsid w:val="00824700"/>
    <w:rsid w:val="00824911"/>
    <w:rsid w:val="00824D14"/>
    <w:rsid w:val="008252CF"/>
    <w:rsid w:val="008254CB"/>
    <w:rsid w:val="00825982"/>
    <w:rsid w:val="008264FB"/>
    <w:rsid w:val="008266D4"/>
    <w:rsid w:val="00826BCF"/>
    <w:rsid w:val="00827990"/>
    <w:rsid w:val="00827EDB"/>
    <w:rsid w:val="00830658"/>
    <w:rsid w:val="0083082F"/>
    <w:rsid w:val="00831068"/>
    <w:rsid w:val="0083126A"/>
    <w:rsid w:val="00831F5A"/>
    <w:rsid w:val="0083232F"/>
    <w:rsid w:val="008331E1"/>
    <w:rsid w:val="00833423"/>
    <w:rsid w:val="008341DA"/>
    <w:rsid w:val="0083452A"/>
    <w:rsid w:val="00834B5C"/>
    <w:rsid w:val="00834B99"/>
    <w:rsid w:val="00834B9A"/>
    <w:rsid w:val="00834D70"/>
    <w:rsid w:val="008350FB"/>
    <w:rsid w:val="008355E9"/>
    <w:rsid w:val="00836178"/>
    <w:rsid w:val="0083669E"/>
    <w:rsid w:val="00836ABB"/>
    <w:rsid w:val="00836FD9"/>
    <w:rsid w:val="0083758A"/>
    <w:rsid w:val="00837CCC"/>
    <w:rsid w:val="008403B9"/>
    <w:rsid w:val="00840B83"/>
    <w:rsid w:val="0084178C"/>
    <w:rsid w:val="00841BE2"/>
    <w:rsid w:val="00842B2A"/>
    <w:rsid w:val="00842B5B"/>
    <w:rsid w:val="008439C6"/>
    <w:rsid w:val="00843FDA"/>
    <w:rsid w:val="0084440B"/>
    <w:rsid w:val="00844BFC"/>
    <w:rsid w:val="008453AC"/>
    <w:rsid w:val="00846718"/>
    <w:rsid w:val="00846725"/>
    <w:rsid w:val="00846C17"/>
    <w:rsid w:val="008471D2"/>
    <w:rsid w:val="0084769B"/>
    <w:rsid w:val="00850B84"/>
    <w:rsid w:val="008523A8"/>
    <w:rsid w:val="00852916"/>
    <w:rsid w:val="00852D9A"/>
    <w:rsid w:val="00852E9C"/>
    <w:rsid w:val="00853C02"/>
    <w:rsid w:val="0085476B"/>
    <w:rsid w:val="008551A5"/>
    <w:rsid w:val="00855397"/>
    <w:rsid w:val="00856239"/>
    <w:rsid w:val="00857554"/>
    <w:rsid w:val="008604CF"/>
    <w:rsid w:val="0086064B"/>
    <w:rsid w:val="00860C75"/>
    <w:rsid w:val="00860D46"/>
    <w:rsid w:val="00861294"/>
    <w:rsid w:val="0086239A"/>
    <w:rsid w:val="0086249D"/>
    <w:rsid w:val="008626B8"/>
    <w:rsid w:val="008628E5"/>
    <w:rsid w:val="00862B57"/>
    <w:rsid w:val="00864177"/>
    <w:rsid w:val="008645B5"/>
    <w:rsid w:val="00864B41"/>
    <w:rsid w:val="008654BF"/>
    <w:rsid w:val="008659B0"/>
    <w:rsid w:val="008660F5"/>
    <w:rsid w:val="008661B4"/>
    <w:rsid w:val="00866775"/>
    <w:rsid w:val="00866877"/>
    <w:rsid w:val="00867529"/>
    <w:rsid w:val="00870004"/>
    <w:rsid w:val="008702F0"/>
    <w:rsid w:val="0087054C"/>
    <w:rsid w:val="00871848"/>
    <w:rsid w:val="00872547"/>
    <w:rsid w:val="00872632"/>
    <w:rsid w:val="00872BFF"/>
    <w:rsid w:val="00872F96"/>
    <w:rsid w:val="008732CA"/>
    <w:rsid w:val="00873500"/>
    <w:rsid w:val="0087395D"/>
    <w:rsid w:val="0087530E"/>
    <w:rsid w:val="00875929"/>
    <w:rsid w:val="00876522"/>
    <w:rsid w:val="008768DA"/>
    <w:rsid w:val="00876FF5"/>
    <w:rsid w:val="00877063"/>
    <w:rsid w:val="008772EC"/>
    <w:rsid w:val="0087774F"/>
    <w:rsid w:val="00877DB3"/>
    <w:rsid w:val="0088070A"/>
    <w:rsid w:val="00880729"/>
    <w:rsid w:val="00880985"/>
    <w:rsid w:val="00880FEE"/>
    <w:rsid w:val="00880FF2"/>
    <w:rsid w:val="0088161E"/>
    <w:rsid w:val="008821BD"/>
    <w:rsid w:val="0088261D"/>
    <w:rsid w:val="0088348C"/>
    <w:rsid w:val="00883927"/>
    <w:rsid w:val="0088427D"/>
    <w:rsid w:val="0088552B"/>
    <w:rsid w:val="00885906"/>
    <w:rsid w:val="008869B0"/>
    <w:rsid w:val="008875B8"/>
    <w:rsid w:val="00887754"/>
    <w:rsid w:val="00887B46"/>
    <w:rsid w:val="00890319"/>
    <w:rsid w:val="008906A1"/>
    <w:rsid w:val="008919B5"/>
    <w:rsid w:val="00891F87"/>
    <w:rsid w:val="00892B6C"/>
    <w:rsid w:val="00892F24"/>
    <w:rsid w:val="00894679"/>
    <w:rsid w:val="0089495F"/>
    <w:rsid w:val="00894C52"/>
    <w:rsid w:val="00894DF4"/>
    <w:rsid w:val="008955ED"/>
    <w:rsid w:val="00896902"/>
    <w:rsid w:val="00896BB3"/>
    <w:rsid w:val="00896D33"/>
    <w:rsid w:val="00897A0E"/>
    <w:rsid w:val="00897E67"/>
    <w:rsid w:val="008A0679"/>
    <w:rsid w:val="008A0B7E"/>
    <w:rsid w:val="008A1B4C"/>
    <w:rsid w:val="008A1DAA"/>
    <w:rsid w:val="008A1E68"/>
    <w:rsid w:val="008A2220"/>
    <w:rsid w:val="008A2B78"/>
    <w:rsid w:val="008A3E3D"/>
    <w:rsid w:val="008A5073"/>
    <w:rsid w:val="008A57EB"/>
    <w:rsid w:val="008A580C"/>
    <w:rsid w:val="008A5AA9"/>
    <w:rsid w:val="008A682D"/>
    <w:rsid w:val="008A6DB3"/>
    <w:rsid w:val="008A720B"/>
    <w:rsid w:val="008A7297"/>
    <w:rsid w:val="008A7544"/>
    <w:rsid w:val="008A7BC0"/>
    <w:rsid w:val="008A7FD7"/>
    <w:rsid w:val="008A7FD9"/>
    <w:rsid w:val="008B055C"/>
    <w:rsid w:val="008B08CB"/>
    <w:rsid w:val="008B08E7"/>
    <w:rsid w:val="008B0941"/>
    <w:rsid w:val="008B0CD8"/>
    <w:rsid w:val="008B0DC3"/>
    <w:rsid w:val="008B104B"/>
    <w:rsid w:val="008B1698"/>
    <w:rsid w:val="008B27BB"/>
    <w:rsid w:val="008B2F3E"/>
    <w:rsid w:val="008B32B7"/>
    <w:rsid w:val="008B3B10"/>
    <w:rsid w:val="008B5554"/>
    <w:rsid w:val="008B584F"/>
    <w:rsid w:val="008B5DEA"/>
    <w:rsid w:val="008B64EF"/>
    <w:rsid w:val="008B6724"/>
    <w:rsid w:val="008B69E3"/>
    <w:rsid w:val="008B6CCC"/>
    <w:rsid w:val="008B6F27"/>
    <w:rsid w:val="008B702B"/>
    <w:rsid w:val="008B7471"/>
    <w:rsid w:val="008B7DAD"/>
    <w:rsid w:val="008C0BB7"/>
    <w:rsid w:val="008C0DE4"/>
    <w:rsid w:val="008C1C68"/>
    <w:rsid w:val="008C27ED"/>
    <w:rsid w:val="008C27EE"/>
    <w:rsid w:val="008C2A51"/>
    <w:rsid w:val="008C3033"/>
    <w:rsid w:val="008C3376"/>
    <w:rsid w:val="008C3939"/>
    <w:rsid w:val="008C418E"/>
    <w:rsid w:val="008C41D3"/>
    <w:rsid w:val="008C4C02"/>
    <w:rsid w:val="008C55C4"/>
    <w:rsid w:val="008C60BD"/>
    <w:rsid w:val="008C648E"/>
    <w:rsid w:val="008C6658"/>
    <w:rsid w:val="008C6B44"/>
    <w:rsid w:val="008D0058"/>
    <w:rsid w:val="008D0257"/>
    <w:rsid w:val="008D0613"/>
    <w:rsid w:val="008D0C4F"/>
    <w:rsid w:val="008D13FB"/>
    <w:rsid w:val="008D2FC6"/>
    <w:rsid w:val="008D310E"/>
    <w:rsid w:val="008D36FB"/>
    <w:rsid w:val="008D4392"/>
    <w:rsid w:val="008D4C81"/>
    <w:rsid w:val="008D5897"/>
    <w:rsid w:val="008D5D44"/>
    <w:rsid w:val="008D739A"/>
    <w:rsid w:val="008D754A"/>
    <w:rsid w:val="008D77BC"/>
    <w:rsid w:val="008D7D3D"/>
    <w:rsid w:val="008E0127"/>
    <w:rsid w:val="008E02B5"/>
    <w:rsid w:val="008E0C6D"/>
    <w:rsid w:val="008E0DD3"/>
    <w:rsid w:val="008E1307"/>
    <w:rsid w:val="008E18D4"/>
    <w:rsid w:val="008E220F"/>
    <w:rsid w:val="008E4602"/>
    <w:rsid w:val="008E5323"/>
    <w:rsid w:val="008E57E8"/>
    <w:rsid w:val="008E5ED2"/>
    <w:rsid w:val="008E6848"/>
    <w:rsid w:val="008E6CBE"/>
    <w:rsid w:val="008E76B1"/>
    <w:rsid w:val="008F083B"/>
    <w:rsid w:val="008F09D9"/>
    <w:rsid w:val="008F1AE3"/>
    <w:rsid w:val="008F24BE"/>
    <w:rsid w:val="008F292C"/>
    <w:rsid w:val="008F3451"/>
    <w:rsid w:val="008F389B"/>
    <w:rsid w:val="008F39BF"/>
    <w:rsid w:val="008F3A77"/>
    <w:rsid w:val="008F3C9B"/>
    <w:rsid w:val="008F3D87"/>
    <w:rsid w:val="008F4EBD"/>
    <w:rsid w:val="008F5D25"/>
    <w:rsid w:val="008F5FFC"/>
    <w:rsid w:val="008F618F"/>
    <w:rsid w:val="008F6734"/>
    <w:rsid w:val="008F6E65"/>
    <w:rsid w:val="008F71CA"/>
    <w:rsid w:val="008F7A81"/>
    <w:rsid w:val="008F7AE2"/>
    <w:rsid w:val="0090013C"/>
    <w:rsid w:val="00901543"/>
    <w:rsid w:val="0090160D"/>
    <w:rsid w:val="00901A68"/>
    <w:rsid w:val="0090233A"/>
    <w:rsid w:val="00902351"/>
    <w:rsid w:val="00902E14"/>
    <w:rsid w:val="00903158"/>
    <w:rsid w:val="0090359C"/>
    <w:rsid w:val="00903A3C"/>
    <w:rsid w:val="00903C4A"/>
    <w:rsid w:val="0090413D"/>
    <w:rsid w:val="00904A16"/>
    <w:rsid w:val="00904ACD"/>
    <w:rsid w:val="00904B98"/>
    <w:rsid w:val="009058B9"/>
    <w:rsid w:val="00905A0A"/>
    <w:rsid w:val="009069D7"/>
    <w:rsid w:val="00906DB5"/>
    <w:rsid w:val="0090794E"/>
    <w:rsid w:val="009103EE"/>
    <w:rsid w:val="00910A8E"/>
    <w:rsid w:val="0091137E"/>
    <w:rsid w:val="0091179F"/>
    <w:rsid w:val="009117D0"/>
    <w:rsid w:val="00912015"/>
    <w:rsid w:val="00912B4B"/>
    <w:rsid w:val="009135C4"/>
    <w:rsid w:val="009138A9"/>
    <w:rsid w:val="009140A8"/>
    <w:rsid w:val="009144A1"/>
    <w:rsid w:val="009145AD"/>
    <w:rsid w:val="0091506D"/>
    <w:rsid w:val="009150EA"/>
    <w:rsid w:val="009152EC"/>
    <w:rsid w:val="0091572D"/>
    <w:rsid w:val="00915CAE"/>
    <w:rsid w:val="0091660C"/>
    <w:rsid w:val="0091684D"/>
    <w:rsid w:val="00917BF0"/>
    <w:rsid w:val="0092015F"/>
    <w:rsid w:val="00920744"/>
    <w:rsid w:val="00920AB6"/>
    <w:rsid w:val="00921467"/>
    <w:rsid w:val="00921622"/>
    <w:rsid w:val="009216C2"/>
    <w:rsid w:val="00921952"/>
    <w:rsid w:val="00922A14"/>
    <w:rsid w:val="00922EE0"/>
    <w:rsid w:val="00923077"/>
    <w:rsid w:val="009234EF"/>
    <w:rsid w:val="00923CC4"/>
    <w:rsid w:val="00923EF3"/>
    <w:rsid w:val="0092406E"/>
    <w:rsid w:val="00924826"/>
    <w:rsid w:val="00924C4A"/>
    <w:rsid w:val="00924EA4"/>
    <w:rsid w:val="00926318"/>
    <w:rsid w:val="0092689C"/>
    <w:rsid w:val="00926B11"/>
    <w:rsid w:val="00926E41"/>
    <w:rsid w:val="00927093"/>
    <w:rsid w:val="00927118"/>
    <w:rsid w:val="009275C9"/>
    <w:rsid w:val="009300EE"/>
    <w:rsid w:val="0093044C"/>
    <w:rsid w:val="0093144F"/>
    <w:rsid w:val="009318CF"/>
    <w:rsid w:val="009319EB"/>
    <w:rsid w:val="00932332"/>
    <w:rsid w:val="009329A0"/>
    <w:rsid w:val="00933753"/>
    <w:rsid w:val="00933F6D"/>
    <w:rsid w:val="009353CC"/>
    <w:rsid w:val="009356E4"/>
    <w:rsid w:val="00935711"/>
    <w:rsid w:val="0093591C"/>
    <w:rsid w:val="009365F0"/>
    <w:rsid w:val="0093665E"/>
    <w:rsid w:val="009366BE"/>
    <w:rsid w:val="0094009C"/>
    <w:rsid w:val="00940420"/>
    <w:rsid w:val="009409CD"/>
    <w:rsid w:val="00941DF2"/>
    <w:rsid w:val="00941ED1"/>
    <w:rsid w:val="0094216D"/>
    <w:rsid w:val="00942973"/>
    <w:rsid w:val="009429E9"/>
    <w:rsid w:val="009430CF"/>
    <w:rsid w:val="00943393"/>
    <w:rsid w:val="00943DE6"/>
    <w:rsid w:val="00944C6D"/>
    <w:rsid w:val="009454CA"/>
    <w:rsid w:val="00946A12"/>
    <w:rsid w:val="00946D43"/>
    <w:rsid w:val="009470FD"/>
    <w:rsid w:val="00947461"/>
    <w:rsid w:val="0094770E"/>
    <w:rsid w:val="00947EE4"/>
    <w:rsid w:val="0095041A"/>
    <w:rsid w:val="00950CB2"/>
    <w:rsid w:val="00950DA6"/>
    <w:rsid w:val="009515CF"/>
    <w:rsid w:val="00953035"/>
    <w:rsid w:val="00953B4A"/>
    <w:rsid w:val="00953D59"/>
    <w:rsid w:val="00953EE9"/>
    <w:rsid w:val="00954E03"/>
    <w:rsid w:val="00954EE1"/>
    <w:rsid w:val="00954F79"/>
    <w:rsid w:val="0095506F"/>
    <w:rsid w:val="009551A7"/>
    <w:rsid w:val="00955FE9"/>
    <w:rsid w:val="00956590"/>
    <w:rsid w:val="0095689C"/>
    <w:rsid w:val="00956A6C"/>
    <w:rsid w:val="009570A9"/>
    <w:rsid w:val="00957F69"/>
    <w:rsid w:val="00960051"/>
    <w:rsid w:val="009604C0"/>
    <w:rsid w:val="0096060E"/>
    <w:rsid w:val="00960820"/>
    <w:rsid w:val="0096085C"/>
    <w:rsid w:val="00961C6C"/>
    <w:rsid w:val="00961E98"/>
    <w:rsid w:val="00962062"/>
    <w:rsid w:val="0096254D"/>
    <w:rsid w:val="0096258C"/>
    <w:rsid w:val="00963086"/>
    <w:rsid w:val="00963571"/>
    <w:rsid w:val="00963F1B"/>
    <w:rsid w:val="00963FE7"/>
    <w:rsid w:val="00965311"/>
    <w:rsid w:val="00965406"/>
    <w:rsid w:val="009655FE"/>
    <w:rsid w:val="0096586C"/>
    <w:rsid w:val="00965B95"/>
    <w:rsid w:val="00965C4D"/>
    <w:rsid w:val="00965F34"/>
    <w:rsid w:val="009668B4"/>
    <w:rsid w:val="00966E3D"/>
    <w:rsid w:val="0096762D"/>
    <w:rsid w:val="00967F32"/>
    <w:rsid w:val="00970100"/>
    <w:rsid w:val="009701AC"/>
    <w:rsid w:val="0097032E"/>
    <w:rsid w:val="009704B5"/>
    <w:rsid w:val="0097067D"/>
    <w:rsid w:val="009707A4"/>
    <w:rsid w:val="00971A6E"/>
    <w:rsid w:val="00971FDE"/>
    <w:rsid w:val="009723A9"/>
    <w:rsid w:val="0097274E"/>
    <w:rsid w:val="00973051"/>
    <w:rsid w:val="009736F5"/>
    <w:rsid w:val="00973B0D"/>
    <w:rsid w:val="009744D1"/>
    <w:rsid w:val="00975269"/>
    <w:rsid w:val="00975312"/>
    <w:rsid w:val="00975748"/>
    <w:rsid w:val="00975DAB"/>
    <w:rsid w:val="00976D7A"/>
    <w:rsid w:val="00977678"/>
    <w:rsid w:val="00977C31"/>
    <w:rsid w:val="009818E6"/>
    <w:rsid w:val="00981A33"/>
    <w:rsid w:val="00982064"/>
    <w:rsid w:val="00982349"/>
    <w:rsid w:val="00983105"/>
    <w:rsid w:val="009832EC"/>
    <w:rsid w:val="00984E68"/>
    <w:rsid w:val="009851E5"/>
    <w:rsid w:val="0098599A"/>
    <w:rsid w:val="00986147"/>
    <w:rsid w:val="00986C28"/>
    <w:rsid w:val="00986DD6"/>
    <w:rsid w:val="00987238"/>
    <w:rsid w:val="009872CB"/>
    <w:rsid w:val="0099109B"/>
    <w:rsid w:val="00991DDF"/>
    <w:rsid w:val="00992269"/>
    <w:rsid w:val="009923D9"/>
    <w:rsid w:val="00992BBF"/>
    <w:rsid w:val="00992C12"/>
    <w:rsid w:val="00992DDC"/>
    <w:rsid w:val="00993019"/>
    <w:rsid w:val="00993036"/>
    <w:rsid w:val="0099368B"/>
    <w:rsid w:val="009940E8"/>
    <w:rsid w:val="009950DE"/>
    <w:rsid w:val="00995321"/>
    <w:rsid w:val="009953A7"/>
    <w:rsid w:val="00995768"/>
    <w:rsid w:val="009958A3"/>
    <w:rsid w:val="00995DC2"/>
    <w:rsid w:val="0099624A"/>
    <w:rsid w:val="009962AC"/>
    <w:rsid w:val="00996BD6"/>
    <w:rsid w:val="00996C56"/>
    <w:rsid w:val="00996F58"/>
    <w:rsid w:val="00996F7E"/>
    <w:rsid w:val="009978EE"/>
    <w:rsid w:val="00997B32"/>
    <w:rsid w:val="00997B86"/>
    <w:rsid w:val="009A047C"/>
    <w:rsid w:val="009A0599"/>
    <w:rsid w:val="009A0EC9"/>
    <w:rsid w:val="009A0F04"/>
    <w:rsid w:val="009A11B8"/>
    <w:rsid w:val="009A142A"/>
    <w:rsid w:val="009A16E4"/>
    <w:rsid w:val="009A177E"/>
    <w:rsid w:val="009A19AD"/>
    <w:rsid w:val="009A1A7C"/>
    <w:rsid w:val="009A27FC"/>
    <w:rsid w:val="009A3660"/>
    <w:rsid w:val="009A4016"/>
    <w:rsid w:val="009A4DBB"/>
    <w:rsid w:val="009A4FF5"/>
    <w:rsid w:val="009A4FF7"/>
    <w:rsid w:val="009A51AE"/>
    <w:rsid w:val="009A6C3B"/>
    <w:rsid w:val="009A7259"/>
    <w:rsid w:val="009B011B"/>
    <w:rsid w:val="009B059F"/>
    <w:rsid w:val="009B13BC"/>
    <w:rsid w:val="009B1728"/>
    <w:rsid w:val="009B1EB8"/>
    <w:rsid w:val="009B35FE"/>
    <w:rsid w:val="009B38DC"/>
    <w:rsid w:val="009B40FA"/>
    <w:rsid w:val="009B4E2F"/>
    <w:rsid w:val="009B4EC4"/>
    <w:rsid w:val="009B6338"/>
    <w:rsid w:val="009B6DB4"/>
    <w:rsid w:val="009B6E4E"/>
    <w:rsid w:val="009B777A"/>
    <w:rsid w:val="009B7848"/>
    <w:rsid w:val="009C19AD"/>
    <w:rsid w:val="009C1AB9"/>
    <w:rsid w:val="009C2669"/>
    <w:rsid w:val="009C2C76"/>
    <w:rsid w:val="009C2C87"/>
    <w:rsid w:val="009C3D9A"/>
    <w:rsid w:val="009C42CB"/>
    <w:rsid w:val="009C44C2"/>
    <w:rsid w:val="009C6D9B"/>
    <w:rsid w:val="009C7299"/>
    <w:rsid w:val="009C7390"/>
    <w:rsid w:val="009C7BB4"/>
    <w:rsid w:val="009D0124"/>
    <w:rsid w:val="009D045D"/>
    <w:rsid w:val="009D0791"/>
    <w:rsid w:val="009D11FE"/>
    <w:rsid w:val="009D168A"/>
    <w:rsid w:val="009D1701"/>
    <w:rsid w:val="009D1EF1"/>
    <w:rsid w:val="009D23C2"/>
    <w:rsid w:val="009D27E7"/>
    <w:rsid w:val="009D2AA2"/>
    <w:rsid w:val="009D2B59"/>
    <w:rsid w:val="009D2ED7"/>
    <w:rsid w:val="009D3B3C"/>
    <w:rsid w:val="009D3B90"/>
    <w:rsid w:val="009D3D3D"/>
    <w:rsid w:val="009D4CA0"/>
    <w:rsid w:val="009D578B"/>
    <w:rsid w:val="009D63C3"/>
    <w:rsid w:val="009D668B"/>
    <w:rsid w:val="009D7296"/>
    <w:rsid w:val="009D7E20"/>
    <w:rsid w:val="009E0797"/>
    <w:rsid w:val="009E0AC2"/>
    <w:rsid w:val="009E0E7F"/>
    <w:rsid w:val="009E13B2"/>
    <w:rsid w:val="009E1DBC"/>
    <w:rsid w:val="009E24DF"/>
    <w:rsid w:val="009E251D"/>
    <w:rsid w:val="009E37BE"/>
    <w:rsid w:val="009E38B2"/>
    <w:rsid w:val="009E3B31"/>
    <w:rsid w:val="009E3B5A"/>
    <w:rsid w:val="009E4785"/>
    <w:rsid w:val="009E51A1"/>
    <w:rsid w:val="009E65DF"/>
    <w:rsid w:val="009E6701"/>
    <w:rsid w:val="009E6B47"/>
    <w:rsid w:val="009E731E"/>
    <w:rsid w:val="009E7F6A"/>
    <w:rsid w:val="009E7FD3"/>
    <w:rsid w:val="009F0261"/>
    <w:rsid w:val="009F0B76"/>
    <w:rsid w:val="009F294B"/>
    <w:rsid w:val="009F310F"/>
    <w:rsid w:val="009F3223"/>
    <w:rsid w:val="009F35E3"/>
    <w:rsid w:val="009F4A50"/>
    <w:rsid w:val="009F4DC0"/>
    <w:rsid w:val="009F619B"/>
    <w:rsid w:val="009F6E96"/>
    <w:rsid w:val="009F745F"/>
    <w:rsid w:val="009F7C41"/>
    <w:rsid w:val="00A00189"/>
    <w:rsid w:val="00A00B5C"/>
    <w:rsid w:val="00A00D52"/>
    <w:rsid w:val="00A0155C"/>
    <w:rsid w:val="00A015AB"/>
    <w:rsid w:val="00A01641"/>
    <w:rsid w:val="00A023B7"/>
    <w:rsid w:val="00A03696"/>
    <w:rsid w:val="00A04121"/>
    <w:rsid w:val="00A047BA"/>
    <w:rsid w:val="00A04D99"/>
    <w:rsid w:val="00A06369"/>
    <w:rsid w:val="00A0650F"/>
    <w:rsid w:val="00A06E93"/>
    <w:rsid w:val="00A07DDB"/>
    <w:rsid w:val="00A10313"/>
    <w:rsid w:val="00A10ACD"/>
    <w:rsid w:val="00A10D82"/>
    <w:rsid w:val="00A10E0F"/>
    <w:rsid w:val="00A11378"/>
    <w:rsid w:val="00A11CE4"/>
    <w:rsid w:val="00A11E05"/>
    <w:rsid w:val="00A11F31"/>
    <w:rsid w:val="00A1267C"/>
    <w:rsid w:val="00A129CE"/>
    <w:rsid w:val="00A13AD0"/>
    <w:rsid w:val="00A1471F"/>
    <w:rsid w:val="00A16170"/>
    <w:rsid w:val="00A17A14"/>
    <w:rsid w:val="00A17B8B"/>
    <w:rsid w:val="00A20800"/>
    <w:rsid w:val="00A208EB"/>
    <w:rsid w:val="00A20A7F"/>
    <w:rsid w:val="00A214D1"/>
    <w:rsid w:val="00A226C6"/>
    <w:rsid w:val="00A22C3A"/>
    <w:rsid w:val="00A22F49"/>
    <w:rsid w:val="00A23617"/>
    <w:rsid w:val="00A23C6F"/>
    <w:rsid w:val="00A23E2C"/>
    <w:rsid w:val="00A24A46"/>
    <w:rsid w:val="00A24EC6"/>
    <w:rsid w:val="00A25350"/>
    <w:rsid w:val="00A25672"/>
    <w:rsid w:val="00A25DF6"/>
    <w:rsid w:val="00A265AE"/>
    <w:rsid w:val="00A268EC"/>
    <w:rsid w:val="00A27361"/>
    <w:rsid w:val="00A2750E"/>
    <w:rsid w:val="00A27E00"/>
    <w:rsid w:val="00A32A2A"/>
    <w:rsid w:val="00A33129"/>
    <w:rsid w:val="00A33259"/>
    <w:rsid w:val="00A33C3F"/>
    <w:rsid w:val="00A3439B"/>
    <w:rsid w:val="00A34529"/>
    <w:rsid w:val="00A3563D"/>
    <w:rsid w:val="00A35F41"/>
    <w:rsid w:val="00A36044"/>
    <w:rsid w:val="00A367B5"/>
    <w:rsid w:val="00A37DBB"/>
    <w:rsid w:val="00A4004A"/>
    <w:rsid w:val="00A40150"/>
    <w:rsid w:val="00A40400"/>
    <w:rsid w:val="00A40FC4"/>
    <w:rsid w:val="00A41412"/>
    <w:rsid w:val="00A414BD"/>
    <w:rsid w:val="00A41A90"/>
    <w:rsid w:val="00A41EEE"/>
    <w:rsid w:val="00A42D4E"/>
    <w:rsid w:val="00A42EF2"/>
    <w:rsid w:val="00A43C3F"/>
    <w:rsid w:val="00A44238"/>
    <w:rsid w:val="00A442B2"/>
    <w:rsid w:val="00A44586"/>
    <w:rsid w:val="00A4483A"/>
    <w:rsid w:val="00A44B72"/>
    <w:rsid w:val="00A44D4B"/>
    <w:rsid w:val="00A44DBF"/>
    <w:rsid w:val="00A44F9E"/>
    <w:rsid w:val="00A45341"/>
    <w:rsid w:val="00A461E8"/>
    <w:rsid w:val="00A462D7"/>
    <w:rsid w:val="00A463DD"/>
    <w:rsid w:val="00A469B0"/>
    <w:rsid w:val="00A46D73"/>
    <w:rsid w:val="00A4739E"/>
    <w:rsid w:val="00A47642"/>
    <w:rsid w:val="00A47C1D"/>
    <w:rsid w:val="00A47DA8"/>
    <w:rsid w:val="00A47F3C"/>
    <w:rsid w:val="00A5069F"/>
    <w:rsid w:val="00A50A3F"/>
    <w:rsid w:val="00A50BFF"/>
    <w:rsid w:val="00A50C9C"/>
    <w:rsid w:val="00A51810"/>
    <w:rsid w:val="00A51934"/>
    <w:rsid w:val="00A5196D"/>
    <w:rsid w:val="00A526B0"/>
    <w:rsid w:val="00A52D37"/>
    <w:rsid w:val="00A53481"/>
    <w:rsid w:val="00A5397E"/>
    <w:rsid w:val="00A53A0E"/>
    <w:rsid w:val="00A54732"/>
    <w:rsid w:val="00A54C76"/>
    <w:rsid w:val="00A55046"/>
    <w:rsid w:val="00A5553E"/>
    <w:rsid w:val="00A560D0"/>
    <w:rsid w:val="00A561E5"/>
    <w:rsid w:val="00A56328"/>
    <w:rsid w:val="00A57088"/>
    <w:rsid w:val="00A57424"/>
    <w:rsid w:val="00A5786C"/>
    <w:rsid w:val="00A57CF0"/>
    <w:rsid w:val="00A604DA"/>
    <w:rsid w:val="00A617E0"/>
    <w:rsid w:val="00A61EB0"/>
    <w:rsid w:val="00A622DB"/>
    <w:rsid w:val="00A62639"/>
    <w:rsid w:val="00A63857"/>
    <w:rsid w:val="00A63D44"/>
    <w:rsid w:val="00A6457F"/>
    <w:rsid w:val="00A656D7"/>
    <w:rsid w:val="00A657BF"/>
    <w:rsid w:val="00A6596D"/>
    <w:rsid w:val="00A65EB2"/>
    <w:rsid w:val="00A6679C"/>
    <w:rsid w:val="00A66E81"/>
    <w:rsid w:val="00A672B9"/>
    <w:rsid w:val="00A67544"/>
    <w:rsid w:val="00A67764"/>
    <w:rsid w:val="00A67FC5"/>
    <w:rsid w:val="00A70D41"/>
    <w:rsid w:val="00A70E32"/>
    <w:rsid w:val="00A711B4"/>
    <w:rsid w:val="00A719F5"/>
    <w:rsid w:val="00A721F8"/>
    <w:rsid w:val="00A74031"/>
    <w:rsid w:val="00A741EF"/>
    <w:rsid w:val="00A742D4"/>
    <w:rsid w:val="00A74CD3"/>
    <w:rsid w:val="00A74CF6"/>
    <w:rsid w:val="00A754E9"/>
    <w:rsid w:val="00A757CB"/>
    <w:rsid w:val="00A767AD"/>
    <w:rsid w:val="00A76989"/>
    <w:rsid w:val="00A76D45"/>
    <w:rsid w:val="00A76FB6"/>
    <w:rsid w:val="00A776EC"/>
    <w:rsid w:val="00A806C0"/>
    <w:rsid w:val="00A809A4"/>
    <w:rsid w:val="00A81525"/>
    <w:rsid w:val="00A81B7D"/>
    <w:rsid w:val="00A83229"/>
    <w:rsid w:val="00A83702"/>
    <w:rsid w:val="00A840F7"/>
    <w:rsid w:val="00A84428"/>
    <w:rsid w:val="00A865FD"/>
    <w:rsid w:val="00A868B0"/>
    <w:rsid w:val="00A86C49"/>
    <w:rsid w:val="00A86E46"/>
    <w:rsid w:val="00A87446"/>
    <w:rsid w:val="00A87A72"/>
    <w:rsid w:val="00A913E4"/>
    <w:rsid w:val="00A914A0"/>
    <w:rsid w:val="00A91E23"/>
    <w:rsid w:val="00A92AD7"/>
    <w:rsid w:val="00A93C56"/>
    <w:rsid w:val="00A95BEA"/>
    <w:rsid w:val="00A95C4B"/>
    <w:rsid w:val="00A97BD0"/>
    <w:rsid w:val="00AA00AF"/>
    <w:rsid w:val="00AA0141"/>
    <w:rsid w:val="00AA0452"/>
    <w:rsid w:val="00AA0503"/>
    <w:rsid w:val="00AA0559"/>
    <w:rsid w:val="00AA0B6E"/>
    <w:rsid w:val="00AA1DD1"/>
    <w:rsid w:val="00AA1DD6"/>
    <w:rsid w:val="00AA2045"/>
    <w:rsid w:val="00AA2988"/>
    <w:rsid w:val="00AA298C"/>
    <w:rsid w:val="00AA2A99"/>
    <w:rsid w:val="00AA330B"/>
    <w:rsid w:val="00AA3A86"/>
    <w:rsid w:val="00AA3D66"/>
    <w:rsid w:val="00AA45EB"/>
    <w:rsid w:val="00AA47CA"/>
    <w:rsid w:val="00AA4FFD"/>
    <w:rsid w:val="00AA5215"/>
    <w:rsid w:val="00AA597B"/>
    <w:rsid w:val="00AA673F"/>
    <w:rsid w:val="00AA6765"/>
    <w:rsid w:val="00AA6843"/>
    <w:rsid w:val="00AA684B"/>
    <w:rsid w:val="00AA7681"/>
    <w:rsid w:val="00AB03F3"/>
    <w:rsid w:val="00AB0A2C"/>
    <w:rsid w:val="00AB1524"/>
    <w:rsid w:val="00AB18C4"/>
    <w:rsid w:val="00AB1EB6"/>
    <w:rsid w:val="00AB1F5A"/>
    <w:rsid w:val="00AB24BB"/>
    <w:rsid w:val="00AB29FF"/>
    <w:rsid w:val="00AB3FCF"/>
    <w:rsid w:val="00AB606C"/>
    <w:rsid w:val="00AB7195"/>
    <w:rsid w:val="00AB771A"/>
    <w:rsid w:val="00AB7E2C"/>
    <w:rsid w:val="00AC0759"/>
    <w:rsid w:val="00AC07FC"/>
    <w:rsid w:val="00AC0BDF"/>
    <w:rsid w:val="00AC0F05"/>
    <w:rsid w:val="00AC145E"/>
    <w:rsid w:val="00AC158E"/>
    <w:rsid w:val="00AC2D09"/>
    <w:rsid w:val="00AC32ED"/>
    <w:rsid w:val="00AC3A3C"/>
    <w:rsid w:val="00AC3D5D"/>
    <w:rsid w:val="00AC3E92"/>
    <w:rsid w:val="00AC49E0"/>
    <w:rsid w:val="00AC4EDE"/>
    <w:rsid w:val="00AC52D2"/>
    <w:rsid w:val="00AC6A65"/>
    <w:rsid w:val="00AC6D68"/>
    <w:rsid w:val="00AC70F4"/>
    <w:rsid w:val="00AC7433"/>
    <w:rsid w:val="00AC7EE4"/>
    <w:rsid w:val="00AD052D"/>
    <w:rsid w:val="00AD0C4C"/>
    <w:rsid w:val="00AD11EE"/>
    <w:rsid w:val="00AD1832"/>
    <w:rsid w:val="00AD2022"/>
    <w:rsid w:val="00AD2F13"/>
    <w:rsid w:val="00AD302B"/>
    <w:rsid w:val="00AD3242"/>
    <w:rsid w:val="00AD32EA"/>
    <w:rsid w:val="00AD407A"/>
    <w:rsid w:val="00AD5039"/>
    <w:rsid w:val="00AD5436"/>
    <w:rsid w:val="00AD568D"/>
    <w:rsid w:val="00AD5732"/>
    <w:rsid w:val="00AD5F42"/>
    <w:rsid w:val="00AD7108"/>
    <w:rsid w:val="00AD72AC"/>
    <w:rsid w:val="00AD758D"/>
    <w:rsid w:val="00AD77F0"/>
    <w:rsid w:val="00AD7C30"/>
    <w:rsid w:val="00AE0119"/>
    <w:rsid w:val="00AE0203"/>
    <w:rsid w:val="00AE0E91"/>
    <w:rsid w:val="00AE1C2E"/>
    <w:rsid w:val="00AE1F9B"/>
    <w:rsid w:val="00AE23F7"/>
    <w:rsid w:val="00AE256C"/>
    <w:rsid w:val="00AE2651"/>
    <w:rsid w:val="00AE2CD0"/>
    <w:rsid w:val="00AE321E"/>
    <w:rsid w:val="00AE3734"/>
    <w:rsid w:val="00AE4200"/>
    <w:rsid w:val="00AE43D4"/>
    <w:rsid w:val="00AE4584"/>
    <w:rsid w:val="00AE4E17"/>
    <w:rsid w:val="00AE5173"/>
    <w:rsid w:val="00AE58B9"/>
    <w:rsid w:val="00AE5B22"/>
    <w:rsid w:val="00AE6694"/>
    <w:rsid w:val="00AE693B"/>
    <w:rsid w:val="00AE7104"/>
    <w:rsid w:val="00AF07DD"/>
    <w:rsid w:val="00AF21A7"/>
    <w:rsid w:val="00AF2362"/>
    <w:rsid w:val="00AF2F24"/>
    <w:rsid w:val="00AF3317"/>
    <w:rsid w:val="00AF3694"/>
    <w:rsid w:val="00AF40A7"/>
    <w:rsid w:val="00AF41BE"/>
    <w:rsid w:val="00AF47A8"/>
    <w:rsid w:val="00AF49AB"/>
    <w:rsid w:val="00AF4CCC"/>
    <w:rsid w:val="00AF6932"/>
    <w:rsid w:val="00AF736C"/>
    <w:rsid w:val="00AF754A"/>
    <w:rsid w:val="00AF7737"/>
    <w:rsid w:val="00B00245"/>
    <w:rsid w:val="00B00E47"/>
    <w:rsid w:val="00B014E6"/>
    <w:rsid w:val="00B016D3"/>
    <w:rsid w:val="00B01821"/>
    <w:rsid w:val="00B01AB6"/>
    <w:rsid w:val="00B01EC1"/>
    <w:rsid w:val="00B02180"/>
    <w:rsid w:val="00B0251C"/>
    <w:rsid w:val="00B02D13"/>
    <w:rsid w:val="00B03798"/>
    <w:rsid w:val="00B03DFF"/>
    <w:rsid w:val="00B03E32"/>
    <w:rsid w:val="00B04CDF"/>
    <w:rsid w:val="00B052BB"/>
    <w:rsid w:val="00B05384"/>
    <w:rsid w:val="00B05CC6"/>
    <w:rsid w:val="00B06B8B"/>
    <w:rsid w:val="00B06D4D"/>
    <w:rsid w:val="00B075E5"/>
    <w:rsid w:val="00B076C2"/>
    <w:rsid w:val="00B07BE9"/>
    <w:rsid w:val="00B10020"/>
    <w:rsid w:val="00B1184F"/>
    <w:rsid w:val="00B11DB5"/>
    <w:rsid w:val="00B12815"/>
    <w:rsid w:val="00B12CB0"/>
    <w:rsid w:val="00B131F0"/>
    <w:rsid w:val="00B14D11"/>
    <w:rsid w:val="00B16BE0"/>
    <w:rsid w:val="00B20792"/>
    <w:rsid w:val="00B20BD4"/>
    <w:rsid w:val="00B20F9E"/>
    <w:rsid w:val="00B2108E"/>
    <w:rsid w:val="00B213F2"/>
    <w:rsid w:val="00B21B69"/>
    <w:rsid w:val="00B21E55"/>
    <w:rsid w:val="00B227F8"/>
    <w:rsid w:val="00B22A2D"/>
    <w:rsid w:val="00B236BF"/>
    <w:rsid w:val="00B2387D"/>
    <w:rsid w:val="00B23A7A"/>
    <w:rsid w:val="00B2462D"/>
    <w:rsid w:val="00B25285"/>
    <w:rsid w:val="00B25B9B"/>
    <w:rsid w:val="00B25BEA"/>
    <w:rsid w:val="00B269D5"/>
    <w:rsid w:val="00B26C8D"/>
    <w:rsid w:val="00B26F91"/>
    <w:rsid w:val="00B26F9E"/>
    <w:rsid w:val="00B27312"/>
    <w:rsid w:val="00B27FEB"/>
    <w:rsid w:val="00B304A6"/>
    <w:rsid w:val="00B30E4C"/>
    <w:rsid w:val="00B31A4D"/>
    <w:rsid w:val="00B31F54"/>
    <w:rsid w:val="00B32455"/>
    <w:rsid w:val="00B3252F"/>
    <w:rsid w:val="00B3274D"/>
    <w:rsid w:val="00B32D61"/>
    <w:rsid w:val="00B33534"/>
    <w:rsid w:val="00B343D4"/>
    <w:rsid w:val="00B34B34"/>
    <w:rsid w:val="00B3533C"/>
    <w:rsid w:val="00B35CCC"/>
    <w:rsid w:val="00B36CB8"/>
    <w:rsid w:val="00B3763E"/>
    <w:rsid w:val="00B378CF"/>
    <w:rsid w:val="00B3798A"/>
    <w:rsid w:val="00B37F63"/>
    <w:rsid w:val="00B37F79"/>
    <w:rsid w:val="00B41AF7"/>
    <w:rsid w:val="00B422C6"/>
    <w:rsid w:val="00B42B94"/>
    <w:rsid w:val="00B42E50"/>
    <w:rsid w:val="00B430A6"/>
    <w:rsid w:val="00B44DC5"/>
    <w:rsid w:val="00B45023"/>
    <w:rsid w:val="00B45388"/>
    <w:rsid w:val="00B457E6"/>
    <w:rsid w:val="00B45AF9"/>
    <w:rsid w:val="00B45E8F"/>
    <w:rsid w:val="00B4618B"/>
    <w:rsid w:val="00B467D1"/>
    <w:rsid w:val="00B47C9D"/>
    <w:rsid w:val="00B47FA4"/>
    <w:rsid w:val="00B516E2"/>
    <w:rsid w:val="00B527F5"/>
    <w:rsid w:val="00B52D05"/>
    <w:rsid w:val="00B52F45"/>
    <w:rsid w:val="00B53654"/>
    <w:rsid w:val="00B53AEF"/>
    <w:rsid w:val="00B53D72"/>
    <w:rsid w:val="00B53FA2"/>
    <w:rsid w:val="00B5432E"/>
    <w:rsid w:val="00B54E9F"/>
    <w:rsid w:val="00B5583E"/>
    <w:rsid w:val="00B55BD7"/>
    <w:rsid w:val="00B55CE0"/>
    <w:rsid w:val="00B560DD"/>
    <w:rsid w:val="00B56195"/>
    <w:rsid w:val="00B5679D"/>
    <w:rsid w:val="00B56A5C"/>
    <w:rsid w:val="00B5776F"/>
    <w:rsid w:val="00B601BE"/>
    <w:rsid w:val="00B606D3"/>
    <w:rsid w:val="00B607AA"/>
    <w:rsid w:val="00B60BC6"/>
    <w:rsid w:val="00B60F99"/>
    <w:rsid w:val="00B6116E"/>
    <w:rsid w:val="00B61224"/>
    <w:rsid w:val="00B61A39"/>
    <w:rsid w:val="00B62014"/>
    <w:rsid w:val="00B62300"/>
    <w:rsid w:val="00B6248A"/>
    <w:rsid w:val="00B62B8C"/>
    <w:rsid w:val="00B63346"/>
    <w:rsid w:val="00B635F7"/>
    <w:rsid w:val="00B639BC"/>
    <w:rsid w:val="00B643C4"/>
    <w:rsid w:val="00B64475"/>
    <w:rsid w:val="00B64C71"/>
    <w:rsid w:val="00B6524B"/>
    <w:rsid w:val="00B65982"/>
    <w:rsid w:val="00B6618D"/>
    <w:rsid w:val="00B662DC"/>
    <w:rsid w:val="00B668B6"/>
    <w:rsid w:val="00B66ADC"/>
    <w:rsid w:val="00B66E24"/>
    <w:rsid w:val="00B671DB"/>
    <w:rsid w:val="00B67266"/>
    <w:rsid w:val="00B70349"/>
    <w:rsid w:val="00B708A2"/>
    <w:rsid w:val="00B70D1B"/>
    <w:rsid w:val="00B70E0A"/>
    <w:rsid w:val="00B717CB"/>
    <w:rsid w:val="00B72596"/>
    <w:rsid w:val="00B72C12"/>
    <w:rsid w:val="00B72FB0"/>
    <w:rsid w:val="00B73428"/>
    <w:rsid w:val="00B73BDC"/>
    <w:rsid w:val="00B74082"/>
    <w:rsid w:val="00B74188"/>
    <w:rsid w:val="00B74D8C"/>
    <w:rsid w:val="00B74D99"/>
    <w:rsid w:val="00B74F81"/>
    <w:rsid w:val="00B75229"/>
    <w:rsid w:val="00B752A1"/>
    <w:rsid w:val="00B76213"/>
    <w:rsid w:val="00B7626B"/>
    <w:rsid w:val="00B769B5"/>
    <w:rsid w:val="00B7705A"/>
    <w:rsid w:val="00B803BB"/>
    <w:rsid w:val="00B80A2A"/>
    <w:rsid w:val="00B80DA4"/>
    <w:rsid w:val="00B81272"/>
    <w:rsid w:val="00B82030"/>
    <w:rsid w:val="00B82071"/>
    <w:rsid w:val="00B8234A"/>
    <w:rsid w:val="00B82B8B"/>
    <w:rsid w:val="00B82CA2"/>
    <w:rsid w:val="00B83CBB"/>
    <w:rsid w:val="00B83F73"/>
    <w:rsid w:val="00B84862"/>
    <w:rsid w:val="00B86DC0"/>
    <w:rsid w:val="00B8799B"/>
    <w:rsid w:val="00B87DFF"/>
    <w:rsid w:val="00B87FDB"/>
    <w:rsid w:val="00B9024B"/>
    <w:rsid w:val="00B913DD"/>
    <w:rsid w:val="00B91732"/>
    <w:rsid w:val="00B91784"/>
    <w:rsid w:val="00B91E6D"/>
    <w:rsid w:val="00B92C09"/>
    <w:rsid w:val="00B93111"/>
    <w:rsid w:val="00B9354D"/>
    <w:rsid w:val="00B93719"/>
    <w:rsid w:val="00B94A9E"/>
    <w:rsid w:val="00B94C5D"/>
    <w:rsid w:val="00B95056"/>
    <w:rsid w:val="00B9578B"/>
    <w:rsid w:val="00B95C10"/>
    <w:rsid w:val="00B95E15"/>
    <w:rsid w:val="00B965F1"/>
    <w:rsid w:val="00B97E6F"/>
    <w:rsid w:val="00BA03F5"/>
    <w:rsid w:val="00BA0436"/>
    <w:rsid w:val="00BA0D95"/>
    <w:rsid w:val="00BA11EC"/>
    <w:rsid w:val="00BA241F"/>
    <w:rsid w:val="00BA2678"/>
    <w:rsid w:val="00BA3B0F"/>
    <w:rsid w:val="00BA402D"/>
    <w:rsid w:val="00BA4529"/>
    <w:rsid w:val="00BA4F7F"/>
    <w:rsid w:val="00BA5347"/>
    <w:rsid w:val="00BA5359"/>
    <w:rsid w:val="00BA6339"/>
    <w:rsid w:val="00BA636B"/>
    <w:rsid w:val="00BA6FAD"/>
    <w:rsid w:val="00BA79AE"/>
    <w:rsid w:val="00BA7AEF"/>
    <w:rsid w:val="00BA7DBF"/>
    <w:rsid w:val="00BA7EA8"/>
    <w:rsid w:val="00BB0079"/>
    <w:rsid w:val="00BB0927"/>
    <w:rsid w:val="00BB0B5C"/>
    <w:rsid w:val="00BB1690"/>
    <w:rsid w:val="00BB183D"/>
    <w:rsid w:val="00BB1E9E"/>
    <w:rsid w:val="00BB1F3D"/>
    <w:rsid w:val="00BB2013"/>
    <w:rsid w:val="00BB4352"/>
    <w:rsid w:val="00BB4EB9"/>
    <w:rsid w:val="00BB54F9"/>
    <w:rsid w:val="00BB57DC"/>
    <w:rsid w:val="00BB5927"/>
    <w:rsid w:val="00BB596F"/>
    <w:rsid w:val="00BB6122"/>
    <w:rsid w:val="00BB6821"/>
    <w:rsid w:val="00BB74E5"/>
    <w:rsid w:val="00BB7B22"/>
    <w:rsid w:val="00BC0487"/>
    <w:rsid w:val="00BC090C"/>
    <w:rsid w:val="00BC0AEC"/>
    <w:rsid w:val="00BC14B9"/>
    <w:rsid w:val="00BC1C84"/>
    <w:rsid w:val="00BC1CDD"/>
    <w:rsid w:val="00BC2374"/>
    <w:rsid w:val="00BC23A0"/>
    <w:rsid w:val="00BC2746"/>
    <w:rsid w:val="00BC2C98"/>
    <w:rsid w:val="00BC32DE"/>
    <w:rsid w:val="00BC3402"/>
    <w:rsid w:val="00BC443B"/>
    <w:rsid w:val="00BC476E"/>
    <w:rsid w:val="00BC4771"/>
    <w:rsid w:val="00BC5C7B"/>
    <w:rsid w:val="00BC61E6"/>
    <w:rsid w:val="00BC63CA"/>
    <w:rsid w:val="00BC7473"/>
    <w:rsid w:val="00BC79AF"/>
    <w:rsid w:val="00BC7DC7"/>
    <w:rsid w:val="00BC7FE2"/>
    <w:rsid w:val="00BD06E4"/>
    <w:rsid w:val="00BD0D24"/>
    <w:rsid w:val="00BD0EA9"/>
    <w:rsid w:val="00BD1589"/>
    <w:rsid w:val="00BD19CA"/>
    <w:rsid w:val="00BD1FF9"/>
    <w:rsid w:val="00BD36A3"/>
    <w:rsid w:val="00BD41FD"/>
    <w:rsid w:val="00BD46CF"/>
    <w:rsid w:val="00BD52D9"/>
    <w:rsid w:val="00BD5F75"/>
    <w:rsid w:val="00BD6ECA"/>
    <w:rsid w:val="00BD761E"/>
    <w:rsid w:val="00BD7E0B"/>
    <w:rsid w:val="00BD7FF6"/>
    <w:rsid w:val="00BE0624"/>
    <w:rsid w:val="00BE1097"/>
    <w:rsid w:val="00BE1BD5"/>
    <w:rsid w:val="00BE290E"/>
    <w:rsid w:val="00BE47A5"/>
    <w:rsid w:val="00BE4B7C"/>
    <w:rsid w:val="00BE50E9"/>
    <w:rsid w:val="00BE6D21"/>
    <w:rsid w:val="00BF007C"/>
    <w:rsid w:val="00BF0353"/>
    <w:rsid w:val="00BF090A"/>
    <w:rsid w:val="00BF20AB"/>
    <w:rsid w:val="00BF226D"/>
    <w:rsid w:val="00BF2BE9"/>
    <w:rsid w:val="00BF2F2F"/>
    <w:rsid w:val="00BF403B"/>
    <w:rsid w:val="00BF4998"/>
    <w:rsid w:val="00BF4A32"/>
    <w:rsid w:val="00BF4DE6"/>
    <w:rsid w:val="00BF5646"/>
    <w:rsid w:val="00BF56BD"/>
    <w:rsid w:val="00BF5C4F"/>
    <w:rsid w:val="00BF5FA1"/>
    <w:rsid w:val="00BF6062"/>
    <w:rsid w:val="00BF67C5"/>
    <w:rsid w:val="00BF7475"/>
    <w:rsid w:val="00BF7812"/>
    <w:rsid w:val="00C004E2"/>
    <w:rsid w:val="00C00656"/>
    <w:rsid w:val="00C0071E"/>
    <w:rsid w:val="00C00FBB"/>
    <w:rsid w:val="00C01C8F"/>
    <w:rsid w:val="00C021E4"/>
    <w:rsid w:val="00C02979"/>
    <w:rsid w:val="00C0303A"/>
    <w:rsid w:val="00C03254"/>
    <w:rsid w:val="00C03488"/>
    <w:rsid w:val="00C03496"/>
    <w:rsid w:val="00C037F4"/>
    <w:rsid w:val="00C03C85"/>
    <w:rsid w:val="00C03D86"/>
    <w:rsid w:val="00C04687"/>
    <w:rsid w:val="00C04799"/>
    <w:rsid w:val="00C04AE3"/>
    <w:rsid w:val="00C04D67"/>
    <w:rsid w:val="00C04F8B"/>
    <w:rsid w:val="00C05BEC"/>
    <w:rsid w:val="00C060E2"/>
    <w:rsid w:val="00C0669B"/>
    <w:rsid w:val="00C06BCC"/>
    <w:rsid w:val="00C0710A"/>
    <w:rsid w:val="00C100CC"/>
    <w:rsid w:val="00C10BB7"/>
    <w:rsid w:val="00C1122F"/>
    <w:rsid w:val="00C11791"/>
    <w:rsid w:val="00C11907"/>
    <w:rsid w:val="00C12063"/>
    <w:rsid w:val="00C125C4"/>
    <w:rsid w:val="00C13AFF"/>
    <w:rsid w:val="00C13C7E"/>
    <w:rsid w:val="00C13E04"/>
    <w:rsid w:val="00C13F2A"/>
    <w:rsid w:val="00C14699"/>
    <w:rsid w:val="00C14ED3"/>
    <w:rsid w:val="00C152DE"/>
    <w:rsid w:val="00C15498"/>
    <w:rsid w:val="00C15777"/>
    <w:rsid w:val="00C159A1"/>
    <w:rsid w:val="00C159DE"/>
    <w:rsid w:val="00C16400"/>
    <w:rsid w:val="00C165D2"/>
    <w:rsid w:val="00C1668D"/>
    <w:rsid w:val="00C179E3"/>
    <w:rsid w:val="00C2023E"/>
    <w:rsid w:val="00C20267"/>
    <w:rsid w:val="00C205BA"/>
    <w:rsid w:val="00C21869"/>
    <w:rsid w:val="00C21E53"/>
    <w:rsid w:val="00C2257C"/>
    <w:rsid w:val="00C22644"/>
    <w:rsid w:val="00C22B31"/>
    <w:rsid w:val="00C22D20"/>
    <w:rsid w:val="00C22E23"/>
    <w:rsid w:val="00C23493"/>
    <w:rsid w:val="00C23533"/>
    <w:rsid w:val="00C237F7"/>
    <w:rsid w:val="00C23D54"/>
    <w:rsid w:val="00C24CEE"/>
    <w:rsid w:val="00C24DF7"/>
    <w:rsid w:val="00C25C54"/>
    <w:rsid w:val="00C2646B"/>
    <w:rsid w:val="00C26D5B"/>
    <w:rsid w:val="00C274B2"/>
    <w:rsid w:val="00C27BAF"/>
    <w:rsid w:val="00C27FBF"/>
    <w:rsid w:val="00C304B6"/>
    <w:rsid w:val="00C3156E"/>
    <w:rsid w:val="00C31D80"/>
    <w:rsid w:val="00C330AB"/>
    <w:rsid w:val="00C330FF"/>
    <w:rsid w:val="00C33566"/>
    <w:rsid w:val="00C34740"/>
    <w:rsid w:val="00C35970"/>
    <w:rsid w:val="00C36145"/>
    <w:rsid w:val="00C37B20"/>
    <w:rsid w:val="00C40D5E"/>
    <w:rsid w:val="00C41D5C"/>
    <w:rsid w:val="00C41EB8"/>
    <w:rsid w:val="00C42826"/>
    <w:rsid w:val="00C42939"/>
    <w:rsid w:val="00C42AF6"/>
    <w:rsid w:val="00C42D9B"/>
    <w:rsid w:val="00C43615"/>
    <w:rsid w:val="00C43F1B"/>
    <w:rsid w:val="00C44571"/>
    <w:rsid w:val="00C44B58"/>
    <w:rsid w:val="00C46FDC"/>
    <w:rsid w:val="00C47CF7"/>
    <w:rsid w:val="00C5259E"/>
    <w:rsid w:val="00C5272D"/>
    <w:rsid w:val="00C52866"/>
    <w:rsid w:val="00C535F9"/>
    <w:rsid w:val="00C5368B"/>
    <w:rsid w:val="00C53F7F"/>
    <w:rsid w:val="00C54F40"/>
    <w:rsid w:val="00C552CB"/>
    <w:rsid w:val="00C555A9"/>
    <w:rsid w:val="00C55DF0"/>
    <w:rsid w:val="00C55FE5"/>
    <w:rsid w:val="00C5632F"/>
    <w:rsid w:val="00C56EF6"/>
    <w:rsid w:val="00C57146"/>
    <w:rsid w:val="00C57365"/>
    <w:rsid w:val="00C6064B"/>
    <w:rsid w:val="00C62A89"/>
    <w:rsid w:val="00C62FAC"/>
    <w:rsid w:val="00C6340B"/>
    <w:rsid w:val="00C6389F"/>
    <w:rsid w:val="00C643A6"/>
    <w:rsid w:val="00C64AE6"/>
    <w:rsid w:val="00C658CD"/>
    <w:rsid w:val="00C65D11"/>
    <w:rsid w:val="00C65FAE"/>
    <w:rsid w:val="00C6662B"/>
    <w:rsid w:val="00C67855"/>
    <w:rsid w:val="00C67D02"/>
    <w:rsid w:val="00C70217"/>
    <w:rsid w:val="00C704E8"/>
    <w:rsid w:val="00C72860"/>
    <w:rsid w:val="00C72B90"/>
    <w:rsid w:val="00C7317D"/>
    <w:rsid w:val="00C73189"/>
    <w:rsid w:val="00C73C23"/>
    <w:rsid w:val="00C744FE"/>
    <w:rsid w:val="00C74726"/>
    <w:rsid w:val="00C74EF2"/>
    <w:rsid w:val="00C758D4"/>
    <w:rsid w:val="00C76B50"/>
    <w:rsid w:val="00C7747F"/>
    <w:rsid w:val="00C80355"/>
    <w:rsid w:val="00C804CE"/>
    <w:rsid w:val="00C81694"/>
    <w:rsid w:val="00C81C8E"/>
    <w:rsid w:val="00C81F54"/>
    <w:rsid w:val="00C81FEE"/>
    <w:rsid w:val="00C82628"/>
    <w:rsid w:val="00C82A5E"/>
    <w:rsid w:val="00C8363B"/>
    <w:rsid w:val="00C8468E"/>
    <w:rsid w:val="00C84D88"/>
    <w:rsid w:val="00C8543B"/>
    <w:rsid w:val="00C85474"/>
    <w:rsid w:val="00C8551B"/>
    <w:rsid w:val="00C85B5B"/>
    <w:rsid w:val="00C860BF"/>
    <w:rsid w:val="00C87067"/>
    <w:rsid w:val="00C8710F"/>
    <w:rsid w:val="00C9010A"/>
    <w:rsid w:val="00C90566"/>
    <w:rsid w:val="00C906A4"/>
    <w:rsid w:val="00C906A5"/>
    <w:rsid w:val="00C9192C"/>
    <w:rsid w:val="00C91AE1"/>
    <w:rsid w:val="00C9207A"/>
    <w:rsid w:val="00C922D6"/>
    <w:rsid w:val="00C92527"/>
    <w:rsid w:val="00C92C5C"/>
    <w:rsid w:val="00C92DF1"/>
    <w:rsid w:val="00C92E78"/>
    <w:rsid w:val="00C93F44"/>
    <w:rsid w:val="00C940BB"/>
    <w:rsid w:val="00C9464C"/>
    <w:rsid w:val="00C950B7"/>
    <w:rsid w:val="00C9517D"/>
    <w:rsid w:val="00C965AE"/>
    <w:rsid w:val="00C967A9"/>
    <w:rsid w:val="00C9684B"/>
    <w:rsid w:val="00C96DB6"/>
    <w:rsid w:val="00C97ED9"/>
    <w:rsid w:val="00CA05E4"/>
    <w:rsid w:val="00CA0C12"/>
    <w:rsid w:val="00CA187C"/>
    <w:rsid w:val="00CA1D6A"/>
    <w:rsid w:val="00CA1EE9"/>
    <w:rsid w:val="00CA20B7"/>
    <w:rsid w:val="00CA2599"/>
    <w:rsid w:val="00CA25C0"/>
    <w:rsid w:val="00CA2C75"/>
    <w:rsid w:val="00CA398D"/>
    <w:rsid w:val="00CA3D66"/>
    <w:rsid w:val="00CA4090"/>
    <w:rsid w:val="00CA4610"/>
    <w:rsid w:val="00CA4C58"/>
    <w:rsid w:val="00CA6337"/>
    <w:rsid w:val="00CA69D4"/>
    <w:rsid w:val="00CA709F"/>
    <w:rsid w:val="00CA767D"/>
    <w:rsid w:val="00CA7F6B"/>
    <w:rsid w:val="00CB09A4"/>
    <w:rsid w:val="00CB0ECE"/>
    <w:rsid w:val="00CB119A"/>
    <w:rsid w:val="00CB27B5"/>
    <w:rsid w:val="00CB2CD6"/>
    <w:rsid w:val="00CB2E96"/>
    <w:rsid w:val="00CB30F0"/>
    <w:rsid w:val="00CB3D92"/>
    <w:rsid w:val="00CB3E58"/>
    <w:rsid w:val="00CB4816"/>
    <w:rsid w:val="00CB4DC5"/>
    <w:rsid w:val="00CB4DD6"/>
    <w:rsid w:val="00CB4DF3"/>
    <w:rsid w:val="00CB530D"/>
    <w:rsid w:val="00CB5789"/>
    <w:rsid w:val="00CB5F5B"/>
    <w:rsid w:val="00CB7A51"/>
    <w:rsid w:val="00CC0086"/>
    <w:rsid w:val="00CC0301"/>
    <w:rsid w:val="00CC0E15"/>
    <w:rsid w:val="00CC1A57"/>
    <w:rsid w:val="00CC4425"/>
    <w:rsid w:val="00CC469E"/>
    <w:rsid w:val="00CC546A"/>
    <w:rsid w:val="00CC5BC7"/>
    <w:rsid w:val="00CC641F"/>
    <w:rsid w:val="00CC6A9B"/>
    <w:rsid w:val="00CC789E"/>
    <w:rsid w:val="00CC7C83"/>
    <w:rsid w:val="00CC7C93"/>
    <w:rsid w:val="00CD023A"/>
    <w:rsid w:val="00CD0247"/>
    <w:rsid w:val="00CD1508"/>
    <w:rsid w:val="00CD1B0C"/>
    <w:rsid w:val="00CD1EE7"/>
    <w:rsid w:val="00CD29C4"/>
    <w:rsid w:val="00CD3B9A"/>
    <w:rsid w:val="00CD3C70"/>
    <w:rsid w:val="00CD5014"/>
    <w:rsid w:val="00CD5601"/>
    <w:rsid w:val="00CD659A"/>
    <w:rsid w:val="00CD66F7"/>
    <w:rsid w:val="00CD6B76"/>
    <w:rsid w:val="00CD6DC2"/>
    <w:rsid w:val="00CD7DE2"/>
    <w:rsid w:val="00CE01DD"/>
    <w:rsid w:val="00CE108D"/>
    <w:rsid w:val="00CE119B"/>
    <w:rsid w:val="00CE1221"/>
    <w:rsid w:val="00CE14DA"/>
    <w:rsid w:val="00CE1577"/>
    <w:rsid w:val="00CE25B4"/>
    <w:rsid w:val="00CE3BA9"/>
    <w:rsid w:val="00CE438C"/>
    <w:rsid w:val="00CE4B7C"/>
    <w:rsid w:val="00CE4EC6"/>
    <w:rsid w:val="00CE5BA1"/>
    <w:rsid w:val="00CE62EB"/>
    <w:rsid w:val="00CE6B33"/>
    <w:rsid w:val="00CE6BEF"/>
    <w:rsid w:val="00CE7409"/>
    <w:rsid w:val="00CE7BF6"/>
    <w:rsid w:val="00CF0253"/>
    <w:rsid w:val="00CF04BB"/>
    <w:rsid w:val="00CF06AA"/>
    <w:rsid w:val="00CF0B96"/>
    <w:rsid w:val="00CF1119"/>
    <w:rsid w:val="00CF1542"/>
    <w:rsid w:val="00CF1709"/>
    <w:rsid w:val="00CF1CD1"/>
    <w:rsid w:val="00CF1F24"/>
    <w:rsid w:val="00CF1FFF"/>
    <w:rsid w:val="00CF3060"/>
    <w:rsid w:val="00CF314A"/>
    <w:rsid w:val="00CF417A"/>
    <w:rsid w:val="00CF4CA6"/>
    <w:rsid w:val="00CF4DFA"/>
    <w:rsid w:val="00CF4F2B"/>
    <w:rsid w:val="00CF4F4D"/>
    <w:rsid w:val="00CF6770"/>
    <w:rsid w:val="00CF6EFC"/>
    <w:rsid w:val="00CF7F84"/>
    <w:rsid w:val="00D00EC2"/>
    <w:rsid w:val="00D00EFE"/>
    <w:rsid w:val="00D01988"/>
    <w:rsid w:val="00D0313C"/>
    <w:rsid w:val="00D034B2"/>
    <w:rsid w:val="00D03C1E"/>
    <w:rsid w:val="00D03EDF"/>
    <w:rsid w:val="00D04842"/>
    <w:rsid w:val="00D04DBA"/>
    <w:rsid w:val="00D0516C"/>
    <w:rsid w:val="00D067C8"/>
    <w:rsid w:val="00D06A60"/>
    <w:rsid w:val="00D07234"/>
    <w:rsid w:val="00D07B60"/>
    <w:rsid w:val="00D10162"/>
    <w:rsid w:val="00D10260"/>
    <w:rsid w:val="00D10286"/>
    <w:rsid w:val="00D10BE6"/>
    <w:rsid w:val="00D11037"/>
    <w:rsid w:val="00D114B6"/>
    <w:rsid w:val="00D118CC"/>
    <w:rsid w:val="00D11A5F"/>
    <w:rsid w:val="00D12AF0"/>
    <w:rsid w:val="00D12E4D"/>
    <w:rsid w:val="00D13078"/>
    <w:rsid w:val="00D15E11"/>
    <w:rsid w:val="00D15FA6"/>
    <w:rsid w:val="00D167F8"/>
    <w:rsid w:val="00D16A81"/>
    <w:rsid w:val="00D16BDB"/>
    <w:rsid w:val="00D16FBB"/>
    <w:rsid w:val="00D17114"/>
    <w:rsid w:val="00D173A9"/>
    <w:rsid w:val="00D20ED1"/>
    <w:rsid w:val="00D21825"/>
    <w:rsid w:val="00D21845"/>
    <w:rsid w:val="00D22606"/>
    <w:rsid w:val="00D231B3"/>
    <w:rsid w:val="00D232DD"/>
    <w:rsid w:val="00D2368C"/>
    <w:rsid w:val="00D23896"/>
    <w:rsid w:val="00D23906"/>
    <w:rsid w:val="00D2456C"/>
    <w:rsid w:val="00D25367"/>
    <w:rsid w:val="00D25C0E"/>
    <w:rsid w:val="00D25E3A"/>
    <w:rsid w:val="00D25EFC"/>
    <w:rsid w:val="00D26004"/>
    <w:rsid w:val="00D2674D"/>
    <w:rsid w:val="00D26890"/>
    <w:rsid w:val="00D26C78"/>
    <w:rsid w:val="00D273A8"/>
    <w:rsid w:val="00D27870"/>
    <w:rsid w:val="00D27924"/>
    <w:rsid w:val="00D30947"/>
    <w:rsid w:val="00D3103D"/>
    <w:rsid w:val="00D31F8C"/>
    <w:rsid w:val="00D32899"/>
    <w:rsid w:val="00D32CA6"/>
    <w:rsid w:val="00D33184"/>
    <w:rsid w:val="00D34350"/>
    <w:rsid w:val="00D344AE"/>
    <w:rsid w:val="00D34900"/>
    <w:rsid w:val="00D34D0E"/>
    <w:rsid w:val="00D35163"/>
    <w:rsid w:val="00D35A7B"/>
    <w:rsid w:val="00D35A8C"/>
    <w:rsid w:val="00D35C88"/>
    <w:rsid w:val="00D35F5B"/>
    <w:rsid w:val="00D36638"/>
    <w:rsid w:val="00D36EA4"/>
    <w:rsid w:val="00D40306"/>
    <w:rsid w:val="00D410B8"/>
    <w:rsid w:val="00D42062"/>
    <w:rsid w:val="00D42AA6"/>
    <w:rsid w:val="00D42D18"/>
    <w:rsid w:val="00D43315"/>
    <w:rsid w:val="00D44C22"/>
    <w:rsid w:val="00D4523A"/>
    <w:rsid w:val="00D45FF0"/>
    <w:rsid w:val="00D465A8"/>
    <w:rsid w:val="00D46659"/>
    <w:rsid w:val="00D46FEF"/>
    <w:rsid w:val="00D47440"/>
    <w:rsid w:val="00D47A02"/>
    <w:rsid w:val="00D47B5D"/>
    <w:rsid w:val="00D5079A"/>
    <w:rsid w:val="00D50925"/>
    <w:rsid w:val="00D51DAC"/>
    <w:rsid w:val="00D52021"/>
    <w:rsid w:val="00D5226D"/>
    <w:rsid w:val="00D5231E"/>
    <w:rsid w:val="00D52AD9"/>
    <w:rsid w:val="00D52FD2"/>
    <w:rsid w:val="00D53855"/>
    <w:rsid w:val="00D54677"/>
    <w:rsid w:val="00D556A5"/>
    <w:rsid w:val="00D55CF3"/>
    <w:rsid w:val="00D55E2F"/>
    <w:rsid w:val="00D561C9"/>
    <w:rsid w:val="00D56260"/>
    <w:rsid w:val="00D5676D"/>
    <w:rsid w:val="00D57FEF"/>
    <w:rsid w:val="00D60351"/>
    <w:rsid w:val="00D6146A"/>
    <w:rsid w:val="00D61BCF"/>
    <w:rsid w:val="00D61CCA"/>
    <w:rsid w:val="00D61DF7"/>
    <w:rsid w:val="00D620EA"/>
    <w:rsid w:val="00D627BB"/>
    <w:rsid w:val="00D627C0"/>
    <w:rsid w:val="00D62B96"/>
    <w:rsid w:val="00D635E7"/>
    <w:rsid w:val="00D649AF"/>
    <w:rsid w:val="00D64C8C"/>
    <w:rsid w:val="00D64D36"/>
    <w:rsid w:val="00D64F77"/>
    <w:rsid w:val="00D6538A"/>
    <w:rsid w:val="00D655DC"/>
    <w:rsid w:val="00D66BB7"/>
    <w:rsid w:val="00D707D0"/>
    <w:rsid w:val="00D70826"/>
    <w:rsid w:val="00D71872"/>
    <w:rsid w:val="00D727BA"/>
    <w:rsid w:val="00D727E8"/>
    <w:rsid w:val="00D728AB"/>
    <w:rsid w:val="00D72B0F"/>
    <w:rsid w:val="00D72FBB"/>
    <w:rsid w:val="00D73C59"/>
    <w:rsid w:val="00D74625"/>
    <w:rsid w:val="00D7502B"/>
    <w:rsid w:val="00D75CBE"/>
    <w:rsid w:val="00D7612F"/>
    <w:rsid w:val="00D76380"/>
    <w:rsid w:val="00D77DD8"/>
    <w:rsid w:val="00D77E68"/>
    <w:rsid w:val="00D80855"/>
    <w:rsid w:val="00D809AE"/>
    <w:rsid w:val="00D80DA6"/>
    <w:rsid w:val="00D816C2"/>
    <w:rsid w:val="00D81A03"/>
    <w:rsid w:val="00D81A91"/>
    <w:rsid w:val="00D81BE0"/>
    <w:rsid w:val="00D82AAB"/>
    <w:rsid w:val="00D836E2"/>
    <w:rsid w:val="00D83B10"/>
    <w:rsid w:val="00D83F06"/>
    <w:rsid w:val="00D84722"/>
    <w:rsid w:val="00D84AAD"/>
    <w:rsid w:val="00D85A3D"/>
    <w:rsid w:val="00D87054"/>
    <w:rsid w:val="00D87375"/>
    <w:rsid w:val="00D9003D"/>
    <w:rsid w:val="00D900C0"/>
    <w:rsid w:val="00D902C4"/>
    <w:rsid w:val="00D913AD"/>
    <w:rsid w:val="00D916E5"/>
    <w:rsid w:val="00D92570"/>
    <w:rsid w:val="00D92DB8"/>
    <w:rsid w:val="00D92FDD"/>
    <w:rsid w:val="00D934E7"/>
    <w:rsid w:val="00D937B7"/>
    <w:rsid w:val="00D93DB7"/>
    <w:rsid w:val="00D944D5"/>
    <w:rsid w:val="00D958EF"/>
    <w:rsid w:val="00D95977"/>
    <w:rsid w:val="00D95CB0"/>
    <w:rsid w:val="00D95E2D"/>
    <w:rsid w:val="00D95F99"/>
    <w:rsid w:val="00D96855"/>
    <w:rsid w:val="00D9743B"/>
    <w:rsid w:val="00D97DB7"/>
    <w:rsid w:val="00DA031B"/>
    <w:rsid w:val="00DA0C47"/>
    <w:rsid w:val="00DA1D77"/>
    <w:rsid w:val="00DA2DBB"/>
    <w:rsid w:val="00DA3B20"/>
    <w:rsid w:val="00DA4478"/>
    <w:rsid w:val="00DA465C"/>
    <w:rsid w:val="00DA4E36"/>
    <w:rsid w:val="00DA5741"/>
    <w:rsid w:val="00DA5B3F"/>
    <w:rsid w:val="00DA7E1A"/>
    <w:rsid w:val="00DB087B"/>
    <w:rsid w:val="00DB0AE7"/>
    <w:rsid w:val="00DB2A89"/>
    <w:rsid w:val="00DB2BFC"/>
    <w:rsid w:val="00DB3C90"/>
    <w:rsid w:val="00DB3F5E"/>
    <w:rsid w:val="00DB4378"/>
    <w:rsid w:val="00DB4403"/>
    <w:rsid w:val="00DB516D"/>
    <w:rsid w:val="00DB5212"/>
    <w:rsid w:val="00DB5546"/>
    <w:rsid w:val="00DB5B45"/>
    <w:rsid w:val="00DB5D50"/>
    <w:rsid w:val="00DB63D3"/>
    <w:rsid w:val="00DB655C"/>
    <w:rsid w:val="00DB66DF"/>
    <w:rsid w:val="00DB6851"/>
    <w:rsid w:val="00DB6C3C"/>
    <w:rsid w:val="00DB72B9"/>
    <w:rsid w:val="00DB7D5C"/>
    <w:rsid w:val="00DB7E32"/>
    <w:rsid w:val="00DC04D3"/>
    <w:rsid w:val="00DC086E"/>
    <w:rsid w:val="00DC0F28"/>
    <w:rsid w:val="00DC15C9"/>
    <w:rsid w:val="00DC18EE"/>
    <w:rsid w:val="00DC1A98"/>
    <w:rsid w:val="00DC39F6"/>
    <w:rsid w:val="00DC3B96"/>
    <w:rsid w:val="00DC3D33"/>
    <w:rsid w:val="00DC47B7"/>
    <w:rsid w:val="00DC4CB8"/>
    <w:rsid w:val="00DC5270"/>
    <w:rsid w:val="00DC52B6"/>
    <w:rsid w:val="00DC553D"/>
    <w:rsid w:val="00DC55C5"/>
    <w:rsid w:val="00DC58C8"/>
    <w:rsid w:val="00DC61B7"/>
    <w:rsid w:val="00DC647E"/>
    <w:rsid w:val="00DC76D7"/>
    <w:rsid w:val="00DC7785"/>
    <w:rsid w:val="00DC7E15"/>
    <w:rsid w:val="00DD05A7"/>
    <w:rsid w:val="00DD20DA"/>
    <w:rsid w:val="00DD271D"/>
    <w:rsid w:val="00DD2DF2"/>
    <w:rsid w:val="00DD3332"/>
    <w:rsid w:val="00DD3D3F"/>
    <w:rsid w:val="00DD3E1E"/>
    <w:rsid w:val="00DD3EE7"/>
    <w:rsid w:val="00DD48D3"/>
    <w:rsid w:val="00DD5243"/>
    <w:rsid w:val="00DD555B"/>
    <w:rsid w:val="00DD55AD"/>
    <w:rsid w:val="00DD5C8C"/>
    <w:rsid w:val="00DD652B"/>
    <w:rsid w:val="00DD6ACA"/>
    <w:rsid w:val="00DD7008"/>
    <w:rsid w:val="00DD71FB"/>
    <w:rsid w:val="00DD73A5"/>
    <w:rsid w:val="00DE01C4"/>
    <w:rsid w:val="00DE0541"/>
    <w:rsid w:val="00DE0D35"/>
    <w:rsid w:val="00DE110D"/>
    <w:rsid w:val="00DE2022"/>
    <w:rsid w:val="00DE2493"/>
    <w:rsid w:val="00DE2969"/>
    <w:rsid w:val="00DE2F1F"/>
    <w:rsid w:val="00DE31C3"/>
    <w:rsid w:val="00DE3788"/>
    <w:rsid w:val="00DE37B1"/>
    <w:rsid w:val="00DE4068"/>
    <w:rsid w:val="00DE4564"/>
    <w:rsid w:val="00DE4F2C"/>
    <w:rsid w:val="00DE5367"/>
    <w:rsid w:val="00DE5534"/>
    <w:rsid w:val="00DE5F27"/>
    <w:rsid w:val="00DE60CD"/>
    <w:rsid w:val="00DE66F3"/>
    <w:rsid w:val="00DE753F"/>
    <w:rsid w:val="00DE7A01"/>
    <w:rsid w:val="00DE7ABD"/>
    <w:rsid w:val="00DF0127"/>
    <w:rsid w:val="00DF01F4"/>
    <w:rsid w:val="00DF0324"/>
    <w:rsid w:val="00DF2875"/>
    <w:rsid w:val="00DF38F3"/>
    <w:rsid w:val="00DF46B8"/>
    <w:rsid w:val="00DF485B"/>
    <w:rsid w:val="00DF4F23"/>
    <w:rsid w:val="00DF5858"/>
    <w:rsid w:val="00DF5D2A"/>
    <w:rsid w:val="00DF7A5D"/>
    <w:rsid w:val="00DF7C18"/>
    <w:rsid w:val="00E0001B"/>
    <w:rsid w:val="00E00D64"/>
    <w:rsid w:val="00E01732"/>
    <w:rsid w:val="00E0182A"/>
    <w:rsid w:val="00E023C3"/>
    <w:rsid w:val="00E029B8"/>
    <w:rsid w:val="00E02FB6"/>
    <w:rsid w:val="00E0308E"/>
    <w:rsid w:val="00E03288"/>
    <w:rsid w:val="00E034F0"/>
    <w:rsid w:val="00E03E44"/>
    <w:rsid w:val="00E04567"/>
    <w:rsid w:val="00E04E4A"/>
    <w:rsid w:val="00E04F8E"/>
    <w:rsid w:val="00E050F2"/>
    <w:rsid w:val="00E05508"/>
    <w:rsid w:val="00E056E5"/>
    <w:rsid w:val="00E06897"/>
    <w:rsid w:val="00E07D41"/>
    <w:rsid w:val="00E102EE"/>
    <w:rsid w:val="00E10E19"/>
    <w:rsid w:val="00E10E6A"/>
    <w:rsid w:val="00E11085"/>
    <w:rsid w:val="00E112C2"/>
    <w:rsid w:val="00E117AA"/>
    <w:rsid w:val="00E11BAB"/>
    <w:rsid w:val="00E12C6D"/>
    <w:rsid w:val="00E130DF"/>
    <w:rsid w:val="00E13325"/>
    <w:rsid w:val="00E13D4D"/>
    <w:rsid w:val="00E14345"/>
    <w:rsid w:val="00E14E75"/>
    <w:rsid w:val="00E14FA8"/>
    <w:rsid w:val="00E150D5"/>
    <w:rsid w:val="00E156BE"/>
    <w:rsid w:val="00E160F3"/>
    <w:rsid w:val="00E17816"/>
    <w:rsid w:val="00E208B1"/>
    <w:rsid w:val="00E20FEA"/>
    <w:rsid w:val="00E220FC"/>
    <w:rsid w:val="00E224B8"/>
    <w:rsid w:val="00E2282A"/>
    <w:rsid w:val="00E22AB4"/>
    <w:rsid w:val="00E22AF4"/>
    <w:rsid w:val="00E22C4E"/>
    <w:rsid w:val="00E22D61"/>
    <w:rsid w:val="00E23356"/>
    <w:rsid w:val="00E23680"/>
    <w:rsid w:val="00E23DAB"/>
    <w:rsid w:val="00E23F15"/>
    <w:rsid w:val="00E2411B"/>
    <w:rsid w:val="00E25F48"/>
    <w:rsid w:val="00E26536"/>
    <w:rsid w:val="00E2752B"/>
    <w:rsid w:val="00E27720"/>
    <w:rsid w:val="00E27F17"/>
    <w:rsid w:val="00E3039A"/>
    <w:rsid w:val="00E30AF2"/>
    <w:rsid w:val="00E317D7"/>
    <w:rsid w:val="00E323F5"/>
    <w:rsid w:val="00E32C45"/>
    <w:rsid w:val="00E32D33"/>
    <w:rsid w:val="00E3467F"/>
    <w:rsid w:val="00E3510A"/>
    <w:rsid w:val="00E3533F"/>
    <w:rsid w:val="00E355B0"/>
    <w:rsid w:val="00E35627"/>
    <w:rsid w:val="00E35CF9"/>
    <w:rsid w:val="00E36AD7"/>
    <w:rsid w:val="00E3708C"/>
    <w:rsid w:val="00E3740F"/>
    <w:rsid w:val="00E37AA5"/>
    <w:rsid w:val="00E37E99"/>
    <w:rsid w:val="00E424DF"/>
    <w:rsid w:val="00E4276B"/>
    <w:rsid w:val="00E42BFD"/>
    <w:rsid w:val="00E42CC9"/>
    <w:rsid w:val="00E42F4B"/>
    <w:rsid w:val="00E4373E"/>
    <w:rsid w:val="00E43EB0"/>
    <w:rsid w:val="00E446F4"/>
    <w:rsid w:val="00E449E7"/>
    <w:rsid w:val="00E45BEF"/>
    <w:rsid w:val="00E460F0"/>
    <w:rsid w:val="00E460F4"/>
    <w:rsid w:val="00E4725E"/>
    <w:rsid w:val="00E478BF"/>
    <w:rsid w:val="00E478F1"/>
    <w:rsid w:val="00E47A4F"/>
    <w:rsid w:val="00E50E29"/>
    <w:rsid w:val="00E50E98"/>
    <w:rsid w:val="00E516CA"/>
    <w:rsid w:val="00E51D66"/>
    <w:rsid w:val="00E51F3F"/>
    <w:rsid w:val="00E52A68"/>
    <w:rsid w:val="00E5300F"/>
    <w:rsid w:val="00E5301F"/>
    <w:rsid w:val="00E53EAB"/>
    <w:rsid w:val="00E545D7"/>
    <w:rsid w:val="00E54862"/>
    <w:rsid w:val="00E55266"/>
    <w:rsid w:val="00E55317"/>
    <w:rsid w:val="00E55370"/>
    <w:rsid w:val="00E553CA"/>
    <w:rsid w:val="00E5554B"/>
    <w:rsid w:val="00E557E8"/>
    <w:rsid w:val="00E568C1"/>
    <w:rsid w:val="00E5691F"/>
    <w:rsid w:val="00E56E8C"/>
    <w:rsid w:val="00E576CA"/>
    <w:rsid w:val="00E57B80"/>
    <w:rsid w:val="00E6024B"/>
    <w:rsid w:val="00E60C7D"/>
    <w:rsid w:val="00E60CA8"/>
    <w:rsid w:val="00E610FD"/>
    <w:rsid w:val="00E6129D"/>
    <w:rsid w:val="00E61A5F"/>
    <w:rsid w:val="00E61D91"/>
    <w:rsid w:val="00E6246C"/>
    <w:rsid w:val="00E62C24"/>
    <w:rsid w:val="00E63067"/>
    <w:rsid w:val="00E63456"/>
    <w:rsid w:val="00E637DD"/>
    <w:rsid w:val="00E66011"/>
    <w:rsid w:val="00E66CCA"/>
    <w:rsid w:val="00E67164"/>
    <w:rsid w:val="00E674D8"/>
    <w:rsid w:val="00E67BBD"/>
    <w:rsid w:val="00E7036F"/>
    <w:rsid w:val="00E70DED"/>
    <w:rsid w:val="00E7139B"/>
    <w:rsid w:val="00E713C9"/>
    <w:rsid w:val="00E71A57"/>
    <w:rsid w:val="00E71B14"/>
    <w:rsid w:val="00E71D44"/>
    <w:rsid w:val="00E71DCB"/>
    <w:rsid w:val="00E72B12"/>
    <w:rsid w:val="00E72C2E"/>
    <w:rsid w:val="00E73F4A"/>
    <w:rsid w:val="00E75025"/>
    <w:rsid w:val="00E750DA"/>
    <w:rsid w:val="00E76392"/>
    <w:rsid w:val="00E76777"/>
    <w:rsid w:val="00E76952"/>
    <w:rsid w:val="00E76B9B"/>
    <w:rsid w:val="00E772BF"/>
    <w:rsid w:val="00E80579"/>
    <w:rsid w:val="00E80D1A"/>
    <w:rsid w:val="00E8115D"/>
    <w:rsid w:val="00E812E0"/>
    <w:rsid w:val="00E81DAA"/>
    <w:rsid w:val="00E81E6A"/>
    <w:rsid w:val="00E8245A"/>
    <w:rsid w:val="00E82CEA"/>
    <w:rsid w:val="00E82E98"/>
    <w:rsid w:val="00E834B7"/>
    <w:rsid w:val="00E83B56"/>
    <w:rsid w:val="00E83C46"/>
    <w:rsid w:val="00E84442"/>
    <w:rsid w:val="00E84540"/>
    <w:rsid w:val="00E84DB1"/>
    <w:rsid w:val="00E851D1"/>
    <w:rsid w:val="00E85602"/>
    <w:rsid w:val="00E857B3"/>
    <w:rsid w:val="00E865B3"/>
    <w:rsid w:val="00E867BC"/>
    <w:rsid w:val="00E87175"/>
    <w:rsid w:val="00E876F7"/>
    <w:rsid w:val="00E87CB9"/>
    <w:rsid w:val="00E90784"/>
    <w:rsid w:val="00E90797"/>
    <w:rsid w:val="00E90A21"/>
    <w:rsid w:val="00E91214"/>
    <w:rsid w:val="00E913BF"/>
    <w:rsid w:val="00E91475"/>
    <w:rsid w:val="00E92EEE"/>
    <w:rsid w:val="00E93043"/>
    <w:rsid w:val="00E93309"/>
    <w:rsid w:val="00E937A4"/>
    <w:rsid w:val="00E939B3"/>
    <w:rsid w:val="00E943BF"/>
    <w:rsid w:val="00E9682E"/>
    <w:rsid w:val="00E97584"/>
    <w:rsid w:val="00E97895"/>
    <w:rsid w:val="00EA0126"/>
    <w:rsid w:val="00EA0340"/>
    <w:rsid w:val="00EA040C"/>
    <w:rsid w:val="00EA0BEC"/>
    <w:rsid w:val="00EA16B7"/>
    <w:rsid w:val="00EA1F2F"/>
    <w:rsid w:val="00EA2DE5"/>
    <w:rsid w:val="00EA3175"/>
    <w:rsid w:val="00EA3249"/>
    <w:rsid w:val="00EA3C5F"/>
    <w:rsid w:val="00EA3DFF"/>
    <w:rsid w:val="00EA42AE"/>
    <w:rsid w:val="00EA44E4"/>
    <w:rsid w:val="00EA4C14"/>
    <w:rsid w:val="00EA58F9"/>
    <w:rsid w:val="00EA5BE2"/>
    <w:rsid w:val="00EA5C25"/>
    <w:rsid w:val="00EA5E4D"/>
    <w:rsid w:val="00EA63A3"/>
    <w:rsid w:val="00EA6BE0"/>
    <w:rsid w:val="00EA7068"/>
    <w:rsid w:val="00EA715D"/>
    <w:rsid w:val="00EA7924"/>
    <w:rsid w:val="00EB00F2"/>
    <w:rsid w:val="00EB0451"/>
    <w:rsid w:val="00EB07E1"/>
    <w:rsid w:val="00EB0BEE"/>
    <w:rsid w:val="00EB1AC8"/>
    <w:rsid w:val="00EB1BA1"/>
    <w:rsid w:val="00EB1DC8"/>
    <w:rsid w:val="00EB1F1E"/>
    <w:rsid w:val="00EB25B6"/>
    <w:rsid w:val="00EB2C7A"/>
    <w:rsid w:val="00EB38CB"/>
    <w:rsid w:val="00EB3930"/>
    <w:rsid w:val="00EB3A8B"/>
    <w:rsid w:val="00EB3E8B"/>
    <w:rsid w:val="00EB567D"/>
    <w:rsid w:val="00EB5B88"/>
    <w:rsid w:val="00EB64DE"/>
    <w:rsid w:val="00EB6775"/>
    <w:rsid w:val="00EB69B5"/>
    <w:rsid w:val="00EB737F"/>
    <w:rsid w:val="00EB7B95"/>
    <w:rsid w:val="00EC0398"/>
    <w:rsid w:val="00EC0821"/>
    <w:rsid w:val="00EC0AEF"/>
    <w:rsid w:val="00EC16D9"/>
    <w:rsid w:val="00EC1CFE"/>
    <w:rsid w:val="00EC251C"/>
    <w:rsid w:val="00EC3031"/>
    <w:rsid w:val="00EC33E8"/>
    <w:rsid w:val="00EC3A9A"/>
    <w:rsid w:val="00EC3E09"/>
    <w:rsid w:val="00EC4777"/>
    <w:rsid w:val="00EC4BA2"/>
    <w:rsid w:val="00EC4D4F"/>
    <w:rsid w:val="00EC4FF4"/>
    <w:rsid w:val="00EC5881"/>
    <w:rsid w:val="00EC5EE0"/>
    <w:rsid w:val="00EC609E"/>
    <w:rsid w:val="00EC6655"/>
    <w:rsid w:val="00EC692B"/>
    <w:rsid w:val="00ED008C"/>
    <w:rsid w:val="00ED088B"/>
    <w:rsid w:val="00ED0E5C"/>
    <w:rsid w:val="00ED0F12"/>
    <w:rsid w:val="00ED16AA"/>
    <w:rsid w:val="00ED1B3E"/>
    <w:rsid w:val="00ED2AA5"/>
    <w:rsid w:val="00ED3AFF"/>
    <w:rsid w:val="00ED402C"/>
    <w:rsid w:val="00ED4841"/>
    <w:rsid w:val="00ED55AA"/>
    <w:rsid w:val="00ED58D2"/>
    <w:rsid w:val="00ED593F"/>
    <w:rsid w:val="00ED7278"/>
    <w:rsid w:val="00ED7A3D"/>
    <w:rsid w:val="00EE0243"/>
    <w:rsid w:val="00EE071E"/>
    <w:rsid w:val="00EE0BC8"/>
    <w:rsid w:val="00EE1AE6"/>
    <w:rsid w:val="00EE1B69"/>
    <w:rsid w:val="00EE1EA6"/>
    <w:rsid w:val="00EE24B0"/>
    <w:rsid w:val="00EE2C2C"/>
    <w:rsid w:val="00EE32C4"/>
    <w:rsid w:val="00EE4DA2"/>
    <w:rsid w:val="00EE5961"/>
    <w:rsid w:val="00EE5B9E"/>
    <w:rsid w:val="00EE6067"/>
    <w:rsid w:val="00EE6486"/>
    <w:rsid w:val="00EF07D0"/>
    <w:rsid w:val="00EF084D"/>
    <w:rsid w:val="00EF0B05"/>
    <w:rsid w:val="00EF1522"/>
    <w:rsid w:val="00EF182A"/>
    <w:rsid w:val="00EF2491"/>
    <w:rsid w:val="00EF249C"/>
    <w:rsid w:val="00EF30F3"/>
    <w:rsid w:val="00EF3454"/>
    <w:rsid w:val="00EF3827"/>
    <w:rsid w:val="00EF3A44"/>
    <w:rsid w:val="00EF4307"/>
    <w:rsid w:val="00EF48D3"/>
    <w:rsid w:val="00EF4B30"/>
    <w:rsid w:val="00EF528E"/>
    <w:rsid w:val="00EF5B7B"/>
    <w:rsid w:val="00EF68B8"/>
    <w:rsid w:val="00EF6946"/>
    <w:rsid w:val="00EF7441"/>
    <w:rsid w:val="00EF7650"/>
    <w:rsid w:val="00EF7DA4"/>
    <w:rsid w:val="00F0095B"/>
    <w:rsid w:val="00F00CFA"/>
    <w:rsid w:val="00F00D8A"/>
    <w:rsid w:val="00F00EC6"/>
    <w:rsid w:val="00F012A2"/>
    <w:rsid w:val="00F0134C"/>
    <w:rsid w:val="00F01830"/>
    <w:rsid w:val="00F03186"/>
    <w:rsid w:val="00F03A3A"/>
    <w:rsid w:val="00F0417E"/>
    <w:rsid w:val="00F045DE"/>
    <w:rsid w:val="00F05318"/>
    <w:rsid w:val="00F0754F"/>
    <w:rsid w:val="00F0771F"/>
    <w:rsid w:val="00F07930"/>
    <w:rsid w:val="00F102F2"/>
    <w:rsid w:val="00F1151B"/>
    <w:rsid w:val="00F11688"/>
    <w:rsid w:val="00F11A07"/>
    <w:rsid w:val="00F1245A"/>
    <w:rsid w:val="00F126D8"/>
    <w:rsid w:val="00F1363C"/>
    <w:rsid w:val="00F13C19"/>
    <w:rsid w:val="00F1457F"/>
    <w:rsid w:val="00F145D3"/>
    <w:rsid w:val="00F1468C"/>
    <w:rsid w:val="00F14B5C"/>
    <w:rsid w:val="00F14CAC"/>
    <w:rsid w:val="00F15BE4"/>
    <w:rsid w:val="00F16A23"/>
    <w:rsid w:val="00F16F7F"/>
    <w:rsid w:val="00F170C9"/>
    <w:rsid w:val="00F17886"/>
    <w:rsid w:val="00F17B26"/>
    <w:rsid w:val="00F2002B"/>
    <w:rsid w:val="00F20E63"/>
    <w:rsid w:val="00F20EA1"/>
    <w:rsid w:val="00F21D52"/>
    <w:rsid w:val="00F22D05"/>
    <w:rsid w:val="00F24167"/>
    <w:rsid w:val="00F24219"/>
    <w:rsid w:val="00F2429F"/>
    <w:rsid w:val="00F243B0"/>
    <w:rsid w:val="00F24C98"/>
    <w:rsid w:val="00F25026"/>
    <w:rsid w:val="00F25822"/>
    <w:rsid w:val="00F258C6"/>
    <w:rsid w:val="00F25A4B"/>
    <w:rsid w:val="00F2622B"/>
    <w:rsid w:val="00F262EF"/>
    <w:rsid w:val="00F26502"/>
    <w:rsid w:val="00F266ED"/>
    <w:rsid w:val="00F26EE7"/>
    <w:rsid w:val="00F304D4"/>
    <w:rsid w:val="00F31051"/>
    <w:rsid w:val="00F317D0"/>
    <w:rsid w:val="00F31F0B"/>
    <w:rsid w:val="00F324EB"/>
    <w:rsid w:val="00F32AA0"/>
    <w:rsid w:val="00F332A4"/>
    <w:rsid w:val="00F3374F"/>
    <w:rsid w:val="00F33C5A"/>
    <w:rsid w:val="00F352FC"/>
    <w:rsid w:val="00F35403"/>
    <w:rsid w:val="00F37B2C"/>
    <w:rsid w:val="00F40067"/>
    <w:rsid w:val="00F40496"/>
    <w:rsid w:val="00F408F8"/>
    <w:rsid w:val="00F40BC5"/>
    <w:rsid w:val="00F41AE4"/>
    <w:rsid w:val="00F41CD1"/>
    <w:rsid w:val="00F41D70"/>
    <w:rsid w:val="00F41F11"/>
    <w:rsid w:val="00F421A8"/>
    <w:rsid w:val="00F43A0B"/>
    <w:rsid w:val="00F4430F"/>
    <w:rsid w:val="00F44F66"/>
    <w:rsid w:val="00F450B2"/>
    <w:rsid w:val="00F456C4"/>
    <w:rsid w:val="00F45E26"/>
    <w:rsid w:val="00F46BC9"/>
    <w:rsid w:val="00F47058"/>
    <w:rsid w:val="00F47263"/>
    <w:rsid w:val="00F47A02"/>
    <w:rsid w:val="00F47E75"/>
    <w:rsid w:val="00F4F0FF"/>
    <w:rsid w:val="00F500DC"/>
    <w:rsid w:val="00F503ED"/>
    <w:rsid w:val="00F50D69"/>
    <w:rsid w:val="00F50EF5"/>
    <w:rsid w:val="00F5104B"/>
    <w:rsid w:val="00F51A3B"/>
    <w:rsid w:val="00F52983"/>
    <w:rsid w:val="00F52CBA"/>
    <w:rsid w:val="00F52DF4"/>
    <w:rsid w:val="00F52F0B"/>
    <w:rsid w:val="00F53705"/>
    <w:rsid w:val="00F5465C"/>
    <w:rsid w:val="00F54FC3"/>
    <w:rsid w:val="00F55153"/>
    <w:rsid w:val="00F55799"/>
    <w:rsid w:val="00F55B8F"/>
    <w:rsid w:val="00F55D30"/>
    <w:rsid w:val="00F55FDA"/>
    <w:rsid w:val="00F5605B"/>
    <w:rsid w:val="00F5676B"/>
    <w:rsid w:val="00F56D14"/>
    <w:rsid w:val="00F60A47"/>
    <w:rsid w:val="00F60B54"/>
    <w:rsid w:val="00F6136A"/>
    <w:rsid w:val="00F6187C"/>
    <w:rsid w:val="00F61910"/>
    <w:rsid w:val="00F6238A"/>
    <w:rsid w:val="00F6238C"/>
    <w:rsid w:val="00F62EED"/>
    <w:rsid w:val="00F631E9"/>
    <w:rsid w:val="00F63967"/>
    <w:rsid w:val="00F63B91"/>
    <w:rsid w:val="00F642F0"/>
    <w:rsid w:val="00F649E7"/>
    <w:rsid w:val="00F66E3C"/>
    <w:rsid w:val="00F66F7C"/>
    <w:rsid w:val="00F671E8"/>
    <w:rsid w:val="00F67A9E"/>
    <w:rsid w:val="00F67BD1"/>
    <w:rsid w:val="00F67D1E"/>
    <w:rsid w:val="00F705B5"/>
    <w:rsid w:val="00F7082E"/>
    <w:rsid w:val="00F71A23"/>
    <w:rsid w:val="00F72445"/>
    <w:rsid w:val="00F730C4"/>
    <w:rsid w:val="00F73115"/>
    <w:rsid w:val="00F73F27"/>
    <w:rsid w:val="00F73F69"/>
    <w:rsid w:val="00F7434B"/>
    <w:rsid w:val="00F7504E"/>
    <w:rsid w:val="00F750C4"/>
    <w:rsid w:val="00F75252"/>
    <w:rsid w:val="00F765BA"/>
    <w:rsid w:val="00F767EC"/>
    <w:rsid w:val="00F768B8"/>
    <w:rsid w:val="00F7696F"/>
    <w:rsid w:val="00F76F9A"/>
    <w:rsid w:val="00F77AC9"/>
    <w:rsid w:val="00F80021"/>
    <w:rsid w:val="00F80062"/>
    <w:rsid w:val="00F802E0"/>
    <w:rsid w:val="00F805F2"/>
    <w:rsid w:val="00F80AF4"/>
    <w:rsid w:val="00F80BF7"/>
    <w:rsid w:val="00F81341"/>
    <w:rsid w:val="00F813CF"/>
    <w:rsid w:val="00F82664"/>
    <w:rsid w:val="00F82C8E"/>
    <w:rsid w:val="00F8346D"/>
    <w:rsid w:val="00F8374D"/>
    <w:rsid w:val="00F83C5F"/>
    <w:rsid w:val="00F84F69"/>
    <w:rsid w:val="00F84F99"/>
    <w:rsid w:val="00F853AD"/>
    <w:rsid w:val="00F85F78"/>
    <w:rsid w:val="00F8605D"/>
    <w:rsid w:val="00F86940"/>
    <w:rsid w:val="00F86FE8"/>
    <w:rsid w:val="00F8723C"/>
    <w:rsid w:val="00F877C9"/>
    <w:rsid w:val="00F87815"/>
    <w:rsid w:val="00F87881"/>
    <w:rsid w:val="00F879E3"/>
    <w:rsid w:val="00F87F17"/>
    <w:rsid w:val="00F9050F"/>
    <w:rsid w:val="00F905EB"/>
    <w:rsid w:val="00F9076E"/>
    <w:rsid w:val="00F90C30"/>
    <w:rsid w:val="00F9179B"/>
    <w:rsid w:val="00F91886"/>
    <w:rsid w:val="00F919C4"/>
    <w:rsid w:val="00F92B85"/>
    <w:rsid w:val="00F936D6"/>
    <w:rsid w:val="00F93837"/>
    <w:rsid w:val="00F93B62"/>
    <w:rsid w:val="00F94079"/>
    <w:rsid w:val="00F945F7"/>
    <w:rsid w:val="00F94AF9"/>
    <w:rsid w:val="00F955C4"/>
    <w:rsid w:val="00F95839"/>
    <w:rsid w:val="00F95BCF"/>
    <w:rsid w:val="00F96457"/>
    <w:rsid w:val="00F96A05"/>
    <w:rsid w:val="00F96FC2"/>
    <w:rsid w:val="00F97173"/>
    <w:rsid w:val="00F977A8"/>
    <w:rsid w:val="00FA0764"/>
    <w:rsid w:val="00FA0799"/>
    <w:rsid w:val="00FA1820"/>
    <w:rsid w:val="00FA2BA6"/>
    <w:rsid w:val="00FA2E36"/>
    <w:rsid w:val="00FA2E89"/>
    <w:rsid w:val="00FA3523"/>
    <w:rsid w:val="00FA3F1B"/>
    <w:rsid w:val="00FA430B"/>
    <w:rsid w:val="00FA43EA"/>
    <w:rsid w:val="00FA4DFE"/>
    <w:rsid w:val="00FA5642"/>
    <w:rsid w:val="00FA5CEB"/>
    <w:rsid w:val="00FA5EAB"/>
    <w:rsid w:val="00FA63FC"/>
    <w:rsid w:val="00FA64F2"/>
    <w:rsid w:val="00FA6961"/>
    <w:rsid w:val="00FA71CD"/>
    <w:rsid w:val="00FA79B4"/>
    <w:rsid w:val="00FA79F1"/>
    <w:rsid w:val="00FA7D0F"/>
    <w:rsid w:val="00FA7E1F"/>
    <w:rsid w:val="00FB0289"/>
    <w:rsid w:val="00FB1AA5"/>
    <w:rsid w:val="00FB1D31"/>
    <w:rsid w:val="00FB1DD1"/>
    <w:rsid w:val="00FB21B8"/>
    <w:rsid w:val="00FB2BA1"/>
    <w:rsid w:val="00FB351B"/>
    <w:rsid w:val="00FB3CD4"/>
    <w:rsid w:val="00FB3D74"/>
    <w:rsid w:val="00FB42DD"/>
    <w:rsid w:val="00FB527E"/>
    <w:rsid w:val="00FB53FF"/>
    <w:rsid w:val="00FB71D6"/>
    <w:rsid w:val="00FB787F"/>
    <w:rsid w:val="00FC04A7"/>
    <w:rsid w:val="00FC0801"/>
    <w:rsid w:val="00FC0838"/>
    <w:rsid w:val="00FC08F2"/>
    <w:rsid w:val="00FC10F9"/>
    <w:rsid w:val="00FC252A"/>
    <w:rsid w:val="00FC3BA2"/>
    <w:rsid w:val="00FC3E46"/>
    <w:rsid w:val="00FC4C25"/>
    <w:rsid w:val="00FC4FEB"/>
    <w:rsid w:val="00FC53C0"/>
    <w:rsid w:val="00FC5CC4"/>
    <w:rsid w:val="00FC780A"/>
    <w:rsid w:val="00FC7D80"/>
    <w:rsid w:val="00FD04E9"/>
    <w:rsid w:val="00FD0D64"/>
    <w:rsid w:val="00FD0E24"/>
    <w:rsid w:val="00FD1765"/>
    <w:rsid w:val="00FD1B8D"/>
    <w:rsid w:val="00FD2755"/>
    <w:rsid w:val="00FD2842"/>
    <w:rsid w:val="00FD3214"/>
    <w:rsid w:val="00FD3521"/>
    <w:rsid w:val="00FD3E33"/>
    <w:rsid w:val="00FD4091"/>
    <w:rsid w:val="00FD4DDF"/>
    <w:rsid w:val="00FD4F33"/>
    <w:rsid w:val="00FD51F4"/>
    <w:rsid w:val="00FD5409"/>
    <w:rsid w:val="00FD6F99"/>
    <w:rsid w:val="00FD78C8"/>
    <w:rsid w:val="00FD7ABA"/>
    <w:rsid w:val="00FD7EE8"/>
    <w:rsid w:val="00FD7FAA"/>
    <w:rsid w:val="00FE125B"/>
    <w:rsid w:val="00FE19F7"/>
    <w:rsid w:val="00FE25C7"/>
    <w:rsid w:val="00FE2AEE"/>
    <w:rsid w:val="00FE35EF"/>
    <w:rsid w:val="00FE393B"/>
    <w:rsid w:val="00FE3D9E"/>
    <w:rsid w:val="00FE408E"/>
    <w:rsid w:val="00FE4EE0"/>
    <w:rsid w:val="00FE5534"/>
    <w:rsid w:val="00FE559D"/>
    <w:rsid w:val="00FE6EDE"/>
    <w:rsid w:val="00FE717B"/>
    <w:rsid w:val="00FE7B29"/>
    <w:rsid w:val="00FE7B2A"/>
    <w:rsid w:val="00FE7BC4"/>
    <w:rsid w:val="00FE7F64"/>
    <w:rsid w:val="00FE7F9C"/>
    <w:rsid w:val="00FF088C"/>
    <w:rsid w:val="00FF0B60"/>
    <w:rsid w:val="00FF0BA8"/>
    <w:rsid w:val="00FF0DC0"/>
    <w:rsid w:val="00FF0F76"/>
    <w:rsid w:val="00FF1878"/>
    <w:rsid w:val="00FF1B43"/>
    <w:rsid w:val="00FF1D1A"/>
    <w:rsid w:val="00FF2C4D"/>
    <w:rsid w:val="00FF3725"/>
    <w:rsid w:val="00FF384A"/>
    <w:rsid w:val="00FF5DF1"/>
    <w:rsid w:val="00FF6C5C"/>
    <w:rsid w:val="00FF753F"/>
    <w:rsid w:val="00FF762E"/>
    <w:rsid w:val="00FF787F"/>
    <w:rsid w:val="0137A4DC"/>
    <w:rsid w:val="016DA30B"/>
    <w:rsid w:val="01FE1CAE"/>
    <w:rsid w:val="02557D64"/>
    <w:rsid w:val="026B4BC2"/>
    <w:rsid w:val="02956EBA"/>
    <w:rsid w:val="02CA8B98"/>
    <w:rsid w:val="040DE803"/>
    <w:rsid w:val="041DE6A0"/>
    <w:rsid w:val="044C77B9"/>
    <w:rsid w:val="0456B4B9"/>
    <w:rsid w:val="04AB52E8"/>
    <w:rsid w:val="04BA7102"/>
    <w:rsid w:val="0524CF3D"/>
    <w:rsid w:val="052D6B43"/>
    <w:rsid w:val="0530609B"/>
    <w:rsid w:val="0599D00E"/>
    <w:rsid w:val="05C60442"/>
    <w:rsid w:val="05E4A442"/>
    <w:rsid w:val="05EF6B57"/>
    <w:rsid w:val="06728F4F"/>
    <w:rsid w:val="070417C1"/>
    <w:rsid w:val="070E8032"/>
    <w:rsid w:val="075BE056"/>
    <w:rsid w:val="07E1C851"/>
    <w:rsid w:val="0804853C"/>
    <w:rsid w:val="081298E5"/>
    <w:rsid w:val="089BBC7A"/>
    <w:rsid w:val="08CE6470"/>
    <w:rsid w:val="08FD0D8C"/>
    <w:rsid w:val="09AAAE4D"/>
    <w:rsid w:val="09D04C51"/>
    <w:rsid w:val="09E79F1C"/>
    <w:rsid w:val="0AB13C01"/>
    <w:rsid w:val="0B5F389B"/>
    <w:rsid w:val="0BE3CEC5"/>
    <w:rsid w:val="0C07B0CC"/>
    <w:rsid w:val="0CE90DA5"/>
    <w:rsid w:val="0D67D88A"/>
    <w:rsid w:val="0DDD78E6"/>
    <w:rsid w:val="0E96C776"/>
    <w:rsid w:val="0F0A9957"/>
    <w:rsid w:val="0F618A16"/>
    <w:rsid w:val="10C62FF5"/>
    <w:rsid w:val="10DFC1D0"/>
    <w:rsid w:val="1115B670"/>
    <w:rsid w:val="1125EBB5"/>
    <w:rsid w:val="1143994C"/>
    <w:rsid w:val="1190B610"/>
    <w:rsid w:val="11981C6A"/>
    <w:rsid w:val="11CDD0C0"/>
    <w:rsid w:val="126B4B0E"/>
    <w:rsid w:val="12736D47"/>
    <w:rsid w:val="12EB44A1"/>
    <w:rsid w:val="13080018"/>
    <w:rsid w:val="135988B1"/>
    <w:rsid w:val="1418BBDF"/>
    <w:rsid w:val="141A7D66"/>
    <w:rsid w:val="145021CC"/>
    <w:rsid w:val="14B137FA"/>
    <w:rsid w:val="14E4C141"/>
    <w:rsid w:val="161FD8FE"/>
    <w:rsid w:val="163DAEFD"/>
    <w:rsid w:val="16619DC8"/>
    <w:rsid w:val="16D7D78A"/>
    <w:rsid w:val="17A37EA7"/>
    <w:rsid w:val="17ED5483"/>
    <w:rsid w:val="1844E401"/>
    <w:rsid w:val="18614D64"/>
    <w:rsid w:val="1890FEC0"/>
    <w:rsid w:val="18EDEE89"/>
    <w:rsid w:val="190B76A1"/>
    <w:rsid w:val="1949AFF5"/>
    <w:rsid w:val="1A078BC1"/>
    <w:rsid w:val="1A9B3AD7"/>
    <w:rsid w:val="1AFFFC0E"/>
    <w:rsid w:val="1B19D2EB"/>
    <w:rsid w:val="1B6F3B63"/>
    <w:rsid w:val="1B73B555"/>
    <w:rsid w:val="1C606DA5"/>
    <w:rsid w:val="1C6152BC"/>
    <w:rsid w:val="1C90607F"/>
    <w:rsid w:val="1CA69384"/>
    <w:rsid w:val="1CC174DE"/>
    <w:rsid w:val="1CC19B26"/>
    <w:rsid w:val="1CDE273F"/>
    <w:rsid w:val="1D05D455"/>
    <w:rsid w:val="1D942F59"/>
    <w:rsid w:val="1DDE3944"/>
    <w:rsid w:val="1F07B08D"/>
    <w:rsid w:val="1FBF0094"/>
    <w:rsid w:val="1FEA05D8"/>
    <w:rsid w:val="20C1D34F"/>
    <w:rsid w:val="21B36066"/>
    <w:rsid w:val="21E38FE3"/>
    <w:rsid w:val="221CEBEB"/>
    <w:rsid w:val="224755DD"/>
    <w:rsid w:val="2299169E"/>
    <w:rsid w:val="22D752D6"/>
    <w:rsid w:val="2312C8A8"/>
    <w:rsid w:val="2343055B"/>
    <w:rsid w:val="2381ABE7"/>
    <w:rsid w:val="23CA18AF"/>
    <w:rsid w:val="24306E5F"/>
    <w:rsid w:val="24470706"/>
    <w:rsid w:val="246751A5"/>
    <w:rsid w:val="24E19843"/>
    <w:rsid w:val="25D874F9"/>
    <w:rsid w:val="25E4D37F"/>
    <w:rsid w:val="25E8016B"/>
    <w:rsid w:val="2678630B"/>
    <w:rsid w:val="26A3FFC7"/>
    <w:rsid w:val="26FAFBD6"/>
    <w:rsid w:val="277F7116"/>
    <w:rsid w:val="278FD2FE"/>
    <w:rsid w:val="27AD0610"/>
    <w:rsid w:val="28240A99"/>
    <w:rsid w:val="29563B9A"/>
    <w:rsid w:val="29DF4461"/>
    <w:rsid w:val="2A630B21"/>
    <w:rsid w:val="2A9A0744"/>
    <w:rsid w:val="2ABA5E6C"/>
    <w:rsid w:val="2B518659"/>
    <w:rsid w:val="2B996723"/>
    <w:rsid w:val="2BBC3723"/>
    <w:rsid w:val="2BF6EEF7"/>
    <w:rsid w:val="2C309E61"/>
    <w:rsid w:val="2C9D35FD"/>
    <w:rsid w:val="2EC513FB"/>
    <w:rsid w:val="2F107308"/>
    <w:rsid w:val="2F6C636B"/>
    <w:rsid w:val="2FD21438"/>
    <w:rsid w:val="2FE5FD0F"/>
    <w:rsid w:val="30653D99"/>
    <w:rsid w:val="30D105FE"/>
    <w:rsid w:val="30FF296D"/>
    <w:rsid w:val="313F3C78"/>
    <w:rsid w:val="31C4ADD7"/>
    <w:rsid w:val="32125C75"/>
    <w:rsid w:val="32304954"/>
    <w:rsid w:val="325C17E6"/>
    <w:rsid w:val="32C7E634"/>
    <w:rsid w:val="32FD0312"/>
    <w:rsid w:val="3301B06C"/>
    <w:rsid w:val="33344AFF"/>
    <w:rsid w:val="334BD659"/>
    <w:rsid w:val="33A47908"/>
    <w:rsid w:val="340E4E1D"/>
    <w:rsid w:val="3467CC77"/>
    <w:rsid w:val="34970D0B"/>
    <w:rsid w:val="34D63DFB"/>
    <w:rsid w:val="34D8D60E"/>
    <w:rsid w:val="355D55D2"/>
    <w:rsid w:val="35B6EC2F"/>
    <w:rsid w:val="35F5BC00"/>
    <w:rsid w:val="3672185F"/>
    <w:rsid w:val="3694494C"/>
    <w:rsid w:val="36D97211"/>
    <w:rsid w:val="36E2A58F"/>
    <w:rsid w:val="37883E15"/>
    <w:rsid w:val="37DD355D"/>
    <w:rsid w:val="385177FF"/>
    <w:rsid w:val="38CC2ECB"/>
    <w:rsid w:val="39F94C37"/>
    <w:rsid w:val="3A28D2F4"/>
    <w:rsid w:val="3A384ED9"/>
    <w:rsid w:val="3A3C3E5F"/>
    <w:rsid w:val="3A66FBA2"/>
    <w:rsid w:val="3AB1CB2E"/>
    <w:rsid w:val="3BC7B580"/>
    <w:rsid w:val="3CB1C630"/>
    <w:rsid w:val="3CE90E7D"/>
    <w:rsid w:val="3CEED094"/>
    <w:rsid w:val="3D532EE6"/>
    <w:rsid w:val="3D7548E9"/>
    <w:rsid w:val="3D858B28"/>
    <w:rsid w:val="3DB110C3"/>
    <w:rsid w:val="3E6BD1EA"/>
    <w:rsid w:val="3F18D9A1"/>
    <w:rsid w:val="3FB9C1B7"/>
    <w:rsid w:val="4004308C"/>
    <w:rsid w:val="40A5654E"/>
    <w:rsid w:val="41132BDA"/>
    <w:rsid w:val="4174AEC2"/>
    <w:rsid w:val="41D874BC"/>
    <w:rsid w:val="41DFB2C7"/>
    <w:rsid w:val="420B4E88"/>
    <w:rsid w:val="43708646"/>
    <w:rsid w:val="43BEB3AF"/>
    <w:rsid w:val="43BF1856"/>
    <w:rsid w:val="447F3AB0"/>
    <w:rsid w:val="44800082"/>
    <w:rsid w:val="44E2F887"/>
    <w:rsid w:val="44EAD1B6"/>
    <w:rsid w:val="45645D4B"/>
    <w:rsid w:val="45B6457C"/>
    <w:rsid w:val="45F4B1FC"/>
    <w:rsid w:val="46059DDE"/>
    <w:rsid w:val="469C7075"/>
    <w:rsid w:val="46A3BE67"/>
    <w:rsid w:val="47174E8B"/>
    <w:rsid w:val="478D8BAF"/>
    <w:rsid w:val="47BAAF79"/>
    <w:rsid w:val="4830544B"/>
    <w:rsid w:val="48460AA6"/>
    <w:rsid w:val="4A1870AE"/>
    <w:rsid w:val="4A7ABDDF"/>
    <w:rsid w:val="4B29A1CD"/>
    <w:rsid w:val="4B48AA3A"/>
    <w:rsid w:val="4C077E78"/>
    <w:rsid w:val="4C1381E0"/>
    <w:rsid w:val="4C6FDAC4"/>
    <w:rsid w:val="4CE82829"/>
    <w:rsid w:val="4D9A1B5B"/>
    <w:rsid w:val="4E0C3614"/>
    <w:rsid w:val="4E155E18"/>
    <w:rsid w:val="4E9C569E"/>
    <w:rsid w:val="4EE4BE94"/>
    <w:rsid w:val="4F118A40"/>
    <w:rsid w:val="4FD60971"/>
    <w:rsid w:val="4FF4C3A7"/>
    <w:rsid w:val="505F3034"/>
    <w:rsid w:val="5072AE1D"/>
    <w:rsid w:val="508DF41E"/>
    <w:rsid w:val="51555107"/>
    <w:rsid w:val="52215784"/>
    <w:rsid w:val="52643E32"/>
    <w:rsid w:val="52869A0D"/>
    <w:rsid w:val="5303EDE5"/>
    <w:rsid w:val="5315CCBD"/>
    <w:rsid w:val="5379160D"/>
    <w:rsid w:val="538888EC"/>
    <w:rsid w:val="53EA107A"/>
    <w:rsid w:val="53F4A2A3"/>
    <w:rsid w:val="540EB67C"/>
    <w:rsid w:val="54250A80"/>
    <w:rsid w:val="54430F5F"/>
    <w:rsid w:val="54DAF03D"/>
    <w:rsid w:val="5582D159"/>
    <w:rsid w:val="55C6F1A3"/>
    <w:rsid w:val="56EB899B"/>
    <w:rsid w:val="577821B6"/>
    <w:rsid w:val="59BD6A50"/>
    <w:rsid w:val="59F3E69F"/>
    <w:rsid w:val="5B8BC5B6"/>
    <w:rsid w:val="5BECE928"/>
    <w:rsid w:val="5C512F36"/>
    <w:rsid w:val="5C5836C3"/>
    <w:rsid w:val="5D1750ED"/>
    <w:rsid w:val="5DEEC252"/>
    <w:rsid w:val="5DFA1682"/>
    <w:rsid w:val="5E062447"/>
    <w:rsid w:val="5E6CA26B"/>
    <w:rsid w:val="5E7FD272"/>
    <w:rsid w:val="5E87BFF8"/>
    <w:rsid w:val="5EB3DC29"/>
    <w:rsid w:val="5F235933"/>
    <w:rsid w:val="60B7EE08"/>
    <w:rsid w:val="616532E5"/>
    <w:rsid w:val="619F1520"/>
    <w:rsid w:val="61E1859C"/>
    <w:rsid w:val="624064F3"/>
    <w:rsid w:val="6273EE3A"/>
    <w:rsid w:val="62C45E84"/>
    <w:rsid w:val="6306F793"/>
    <w:rsid w:val="630BD7BE"/>
    <w:rsid w:val="6324E54D"/>
    <w:rsid w:val="6390104B"/>
    <w:rsid w:val="640EDD4A"/>
    <w:rsid w:val="649232DA"/>
    <w:rsid w:val="64D61E6A"/>
    <w:rsid w:val="65EF71C9"/>
    <w:rsid w:val="6680ED99"/>
    <w:rsid w:val="6784E936"/>
    <w:rsid w:val="67F53D87"/>
    <w:rsid w:val="67FFAB83"/>
    <w:rsid w:val="68587C3F"/>
    <w:rsid w:val="691F3D08"/>
    <w:rsid w:val="694B2AB7"/>
    <w:rsid w:val="6A4234DB"/>
    <w:rsid w:val="6A4EC36C"/>
    <w:rsid w:val="6A5B50E9"/>
    <w:rsid w:val="6A68544F"/>
    <w:rsid w:val="6B9496F3"/>
    <w:rsid w:val="6C01911B"/>
    <w:rsid w:val="6CB4FD16"/>
    <w:rsid w:val="6CD0A7BE"/>
    <w:rsid w:val="6D153A06"/>
    <w:rsid w:val="6D3EB823"/>
    <w:rsid w:val="6D632C36"/>
    <w:rsid w:val="6D834A6B"/>
    <w:rsid w:val="6EA7894A"/>
    <w:rsid w:val="6ED5B8A9"/>
    <w:rsid w:val="6EEDEC33"/>
    <w:rsid w:val="6F15FE56"/>
    <w:rsid w:val="6F1F507C"/>
    <w:rsid w:val="6F46E2FA"/>
    <w:rsid w:val="6F6597E7"/>
    <w:rsid w:val="6F65FC8E"/>
    <w:rsid w:val="6FBD7547"/>
    <w:rsid w:val="7021233E"/>
    <w:rsid w:val="70251279"/>
    <w:rsid w:val="7025E89B"/>
    <w:rsid w:val="706E6DE6"/>
    <w:rsid w:val="70A04A07"/>
    <w:rsid w:val="712FF961"/>
    <w:rsid w:val="71CB9EC0"/>
    <w:rsid w:val="72237DF5"/>
    <w:rsid w:val="7243A24C"/>
    <w:rsid w:val="728A50C6"/>
    <w:rsid w:val="72B1625D"/>
    <w:rsid w:val="730C125C"/>
    <w:rsid w:val="738B668A"/>
    <w:rsid w:val="73D3A216"/>
    <w:rsid w:val="74241BFD"/>
    <w:rsid w:val="746F3DB7"/>
    <w:rsid w:val="74827AC5"/>
    <w:rsid w:val="74874E45"/>
    <w:rsid w:val="74899540"/>
    <w:rsid w:val="74B53C00"/>
    <w:rsid w:val="74BACB03"/>
    <w:rsid w:val="7510713F"/>
    <w:rsid w:val="75286B47"/>
    <w:rsid w:val="759BD881"/>
    <w:rsid w:val="76F6A744"/>
    <w:rsid w:val="76FD426C"/>
    <w:rsid w:val="77083C51"/>
    <w:rsid w:val="77650B0B"/>
    <w:rsid w:val="778C57BF"/>
    <w:rsid w:val="782319A8"/>
    <w:rsid w:val="7847F384"/>
    <w:rsid w:val="78F8EEE1"/>
    <w:rsid w:val="7986E0E0"/>
    <w:rsid w:val="799023C9"/>
    <w:rsid w:val="7A4662FF"/>
    <w:rsid w:val="7A836984"/>
    <w:rsid w:val="7ADA1AD8"/>
    <w:rsid w:val="7B3673BC"/>
    <w:rsid w:val="7B7ED250"/>
    <w:rsid w:val="7BABB6DC"/>
    <w:rsid w:val="7BE4DA1E"/>
    <w:rsid w:val="7C5249A9"/>
    <w:rsid w:val="7C558897"/>
    <w:rsid w:val="7C97EFD0"/>
    <w:rsid w:val="7D5B67B2"/>
    <w:rsid w:val="7D7438B2"/>
    <w:rsid w:val="7DC84C4E"/>
    <w:rsid w:val="7E425EC9"/>
    <w:rsid w:val="7F9F78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5FD07D"/>
  <w15:docId w15:val="{3445A58A-F4BE-444D-AB83-FA404EF99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C59"/>
  </w:style>
  <w:style w:type="paragraph" w:styleId="Heading1">
    <w:name w:val="heading 1"/>
    <w:basedOn w:val="Normal"/>
    <w:next w:val="Normal"/>
    <w:link w:val="Heading1Char"/>
    <w:uiPriority w:val="9"/>
    <w:qFormat/>
    <w:rsid w:val="00695B8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B3D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1A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A5F"/>
    <w:rPr>
      <w:rFonts w:ascii="Tahoma" w:hAnsi="Tahoma" w:cs="Tahoma"/>
      <w:sz w:val="16"/>
      <w:szCs w:val="16"/>
    </w:rPr>
  </w:style>
  <w:style w:type="paragraph" w:styleId="ListParagraph">
    <w:name w:val="List Paragraph"/>
    <w:basedOn w:val="Normal"/>
    <w:uiPriority w:val="34"/>
    <w:qFormat/>
    <w:rsid w:val="005E7F42"/>
    <w:pPr>
      <w:ind w:left="720"/>
      <w:contextualSpacing/>
    </w:pPr>
  </w:style>
  <w:style w:type="paragraph" w:customStyle="1" w:styleId="Default">
    <w:name w:val="Default"/>
    <w:rsid w:val="00F450B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1423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300"/>
  </w:style>
  <w:style w:type="paragraph" w:styleId="Footer">
    <w:name w:val="footer"/>
    <w:basedOn w:val="Normal"/>
    <w:link w:val="FooterChar"/>
    <w:uiPriority w:val="99"/>
    <w:unhideWhenUsed/>
    <w:rsid w:val="001423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300"/>
  </w:style>
  <w:style w:type="paragraph" w:customStyle="1" w:styleId="TableParagraph">
    <w:name w:val="Table Paragraph"/>
    <w:basedOn w:val="Normal"/>
    <w:uiPriority w:val="1"/>
    <w:qFormat/>
    <w:rsid w:val="00B93111"/>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Heading1Char">
    <w:name w:val="Heading 1 Char"/>
    <w:basedOn w:val="DefaultParagraphFont"/>
    <w:link w:val="Heading1"/>
    <w:uiPriority w:val="9"/>
    <w:rsid w:val="00695B8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5B82"/>
    <w:pPr>
      <w:spacing w:line="259" w:lineRule="auto"/>
      <w:outlineLvl w:val="9"/>
    </w:pPr>
    <w:rPr>
      <w:lang w:val="en-US" w:eastAsia="en-US"/>
    </w:rPr>
  </w:style>
  <w:style w:type="paragraph" w:styleId="TOC1">
    <w:name w:val="toc 1"/>
    <w:basedOn w:val="Normal"/>
    <w:next w:val="Normal"/>
    <w:autoRedefine/>
    <w:uiPriority w:val="39"/>
    <w:unhideWhenUsed/>
    <w:rsid w:val="00CF417A"/>
    <w:pPr>
      <w:spacing w:after="100"/>
    </w:pPr>
    <w:rPr>
      <w:b/>
      <w:bCs/>
      <w:sz w:val="32"/>
      <w:szCs w:val="32"/>
    </w:rPr>
  </w:style>
  <w:style w:type="paragraph" w:styleId="NormalWeb">
    <w:name w:val="Normal (Web)"/>
    <w:basedOn w:val="Normal"/>
    <w:uiPriority w:val="99"/>
    <w:unhideWhenUsed/>
    <w:rsid w:val="005024B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rsid w:val="005024B8"/>
  </w:style>
  <w:style w:type="character" w:styleId="Hyperlink">
    <w:name w:val="Hyperlink"/>
    <w:basedOn w:val="DefaultParagraphFont"/>
    <w:uiPriority w:val="99"/>
    <w:unhideWhenUsed/>
    <w:rsid w:val="005024B8"/>
    <w:rPr>
      <w:color w:val="0000FF"/>
      <w:u w:val="single"/>
    </w:rPr>
  </w:style>
  <w:style w:type="table" w:styleId="TableGrid">
    <w:name w:val="Table Grid"/>
    <w:basedOn w:val="TableNormal"/>
    <w:uiPriority w:val="39"/>
    <w:rsid w:val="00E5554B"/>
    <w:pPr>
      <w:spacing w:after="0" w:line="240" w:lineRule="auto"/>
    </w:pPr>
    <w:rPr>
      <w:rFonts w:eastAsiaTheme="minorHAnsi"/>
      <w:kern w:val="2"/>
      <w:sz w:val="24"/>
      <w:szCs w:val="24"/>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A0C47"/>
    <w:rPr>
      <w:color w:val="605E5C"/>
      <w:shd w:val="clear" w:color="auto" w:fill="E1DFDD"/>
    </w:rPr>
  </w:style>
  <w:style w:type="character" w:customStyle="1" w:styleId="ui-provider">
    <w:name w:val="ui-provider"/>
    <w:basedOn w:val="DefaultParagraphFont"/>
    <w:rsid w:val="00C274B2"/>
  </w:style>
  <w:style w:type="character" w:styleId="Strong">
    <w:name w:val="Strong"/>
    <w:basedOn w:val="DefaultParagraphFont"/>
    <w:uiPriority w:val="22"/>
    <w:qFormat/>
    <w:rsid w:val="004944D4"/>
    <w:rPr>
      <w:b/>
      <w:bCs/>
    </w:rPr>
  </w:style>
  <w:style w:type="table" w:styleId="GridTable5Dark">
    <w:name w:val="Grid Table 5 Dark"/>
    <w:basedOn w:val="TableNormal"/>
    <w:uiPriority w:val="50"/>
    <w:rsid w:val="00712D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
    <w:name w:val="List Table 3"/>
    <w:basedOn w:val="TableNormal"/>
    <w:uiPriority w:val="48"/>
    <w:rsid w:val="001952D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2Char">
    <w:name w:val="Heading 2 Char"/>
    <w:basedOn w:val="DefaultParagraphFont"/>
    <w:link w:val="Heading2"/>
    <w:uiPriority w:val="9"/>
    <w:rsid w:val="006B3D63"/>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6B3D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D6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770A6A"/>
    <w:rPr>
      <w:color w:val="800080" w:themeColor="followedHyperlink"/>
      <w:u w:val="single"/>
    </w:rPr>
  </w:style>
  <w:style w:type="paragraph" w:styleId="TOC2">
    <w:name w:val="toc 2"/>
    <w:basedOn w:val="Normal"/>
    <w:next w:val="Normal"/>
    <w:autoRedefine/>
    <w:uiPriority w:val="39"/>
    <w:unhideWhenUsed/>
    <w:rsid w:val="007A68FA"/>
    <w:pPr>
      <w:spacing w:after="100"/>
      <w:ind w:left="220"/>
    </w:pPr>
  </w:style>
  <w:style w:type="character" w:customStyle="1" w:styleId="UnresolvedMention1">
    <w:name w:val="Unresolved Mention1"/>
    <w:basedOn w:val="DefaultParagraphFont"/>
    <w:uiPriority w:val="99"/>
    <w:semiHidden/>
    <w:unhideWhenUsed/>
    <w:rsid w:val="009A4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6554">
      <w:bodyDiv w:val="1"/>
      <w:marLeft w:val="0"/>
      <w:marRight w:val="0"/>
      <w:marTop w:val="0"/>
      <w:marBottom w:val="0"/>
      <w:divBdr>
        <w:top w:val="none" w:sz="0" w:space="0" w:color="auto"/>
        <w:left w:val="none" w:sz="0" w:space="0" w:color="auto"/>
        <w:bottom w:val="none" w:sz="0" w:space="0" w:color="auto"/>
        <w:right w:val="none" w:sz="0" w:space="0" w:color="auto"/>
      </w:divBdr>
    </w:div>
    <w:div w:id="91710869">
      <w:bodyDiv w:val="1"/>
      <w:marLeft w:val="0"/>
      <w:marRight w:val="0"/>
      <w:marTop w:val="0"/>
      <w:marBottom w:val="0"/>
      <w:divBdr>
        <w:top w:val="none" w:sz="0" w:space="0" w:color="auto"/>
        <w:left w:val="none" w:sz="0" w:space="0" w:color="auto"/>
        <w:bottom w:val="none" w:sz="0" w:space="0" w:color="auto"/>
        <w:right w:val="none" w:sz="0" w:space="0" w:color="auto"/>
      </w:divBdr>
    </w:div>
    <w:div w:id="183977976">
      <w:bodyDiv w:val="1"/>
      <w:marLeft w:val="0"/>
      <w:marRight w:val="0"/>
      <w:marTop w:val="0"/>
      <w:marBottom w:val="0"/>
      <w:divBdr>
        <w:top w:val="none" w:sz="0" w:space="0" w:color="auto"/>
        <w:left w:val="none" w:sz="0" w:space="0" w:color="auto"/>
        <w:bottom w:val="none" w:sz="0" w:space="0" w:color="auto"/>
        <w:right w:val="none" w:sz="0" w:space="0" w:color="auto"/>
      </w:divBdr>
      <w:divsChild>
        <w:div w:id="745497263">
          <w:marLeft w:val="0"/>
          <w:marRight w:val="0"/>
          <w:marTop w:val="0"/>
          <w:marBottom w:val="0"/>
          <w:divBdr>
            <w:top w:val="none" w:sz="0" w:space="0" w:color="auto"/>
            <w:left w:val="none" w:sz="0" w:space="0" w:color="auto"/>
            <w:bottom w:val="none" w:sz="0" w:space="0" w:color="auto"/>
            <w:right w:val="none" w:sz="0" w:space="0" w:color="auto"/>
          </w:divBdr>
        </w:div>
        <w:div w:id="1073432725">
          <w:marLeft w:val="0"/>
          <w:marRight w:val="0"/>
          <w:marTop w:val="0"/>
          <w:marBottom w:val="300"/>
          <w:divBdr>
            <w:top w:val="none" w:sz="0" w:space="0" w:color="auto"/>
            <w:left w:val="none" w:sz="0" w:space="0" w:color="auto"/>
            <w:bottom w:val="none" w:sz="0" w:space="0" w:color="auto"/>
            <w:right w:val="none" w:sz="0" w:space="0" w:color="auto"/>
          </w:divBdr>
          <w:divsChild>
            <w:div w:id="4670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7702">
      <w:bodyDiv w:val="1"/>
      <w:marLeft w:val="0"/>
      <w:marRight w:val="0"/>
      <w:marTop w:val="0"/>
      <w:marBottom w:val="0"/>
      <w:divBdr>
        <w:top w:val="none" w:sz="0" w:space="0" w:color="auto"/>
        <w:left w:val="none" w:sz="0" w:space="0" w:color="auto"/>
        <w:bottom w:val="none" w:sz="0" w:space="0" w:color="auto"/>
        <w:right w:val="none" w:sz="0" w:space="0" w:color="auto"/>
      </w:divBdr>
    </w:div>
    <w:div w:id="276640091">
      <w:bodyDiv w:val="1"/>
      <w:marLeft w:val="0"/>
      <w:marRight w:val="0"/>
      <w:marTop w:val="0"/>
      <w:marBottom w:val="0"/>
      <w:divBdr>
        <w:top w:val="none" w:sz="0" w:space="0" w:color="auto"/>
        <w:left w:val="none" w:sz="0" w:space="0" w:color="auto"/>
        <w:bottom w:val="none" w:sz="0" w:space="0" w:color="auto"/>
        <w:right w:val="none" w:sz="0" w:space="0" w:color="auto"/>
      </w:divBdr>
    </w:div>
    <w:div w:id="282275050">
      <w:bodyDiv w:val="1"/>
      <w:marLeft w:val="0"/>
      <w:marRight w:val="0"/>
      <w:marTop w:val="0"/>
      <w:marBottom w:val="0"/>
      <w:divBdr>
        <w:top w:val="none" w:sz="0" w:space="0" w:color="auto"/>
        <w:left w:val="none" w:sz="0" w:space="0" w:color="auto"/>
        <w:bottom w:val="none" w:sz="0" w:space="0" w:color="auto"/>
        <w:right w:val="none" w:sz="0" w:space="0" w:color="auto"/>
      </w:divBdr>
    </w:div>
    <w:div w:id="408120828">
      <w:bodyDiv w:val="1"/>
      <w:marLeft w:val="0"/>
      <w:marRight w:val="0"/>
      <w:marTop w:val="0"/>
      <w:marBottom w:val="0"/>
      <w:divBdr>
        <w:top w:val="none" w:sz="0" w:space="0" w:color="auto"/>
        <w:left w:val="none" w:sz="0" w:space="0" w:color="auto"/>
        <w:bottom w:val="none" w:sz="0" w:space="0" w:color="auto"/>
        <w:right w:val="none" w:sz="0" w:space="0" w:color="auto"/>
      </w:divBdr>
    </w:div>
    <w:div w:id="428697971">
      <w:bodyDiv w:val="1"/>
      <w:marLeft w:val="0"/>
      <w:marRight w:val="0"/>
      <w:marTop w:val="0"/>
      <w:marBottom w:val="0"/>
      <w:divBdr>
        <w:top w:val="none" w:sz="0" w:space="0" w:color="auto"/>
        <w:left w:val="none" w:sz="0" w:space="0" w:color="auto"/>
        <w:bottom w:val="none" w:sz="0" w:space="0" w:color="auto"/>
        <w:right w:val="none" w:sz="0" w:space="0" w:color="auto"/>
      </w:divBdr>
    </w:div>
    <w:div w:id="505898900">
      <w:bodyDiv w:val="1"/>
      <w:marLeft w:val="0"/>
      <w:marRight w:val="0"/>
      <w:marTop w:val="0"/>
      <w:marBottom w:val="0"/>
      <w:divBdr>
        <w:top w:val="none" w:sz="0" w:space="0" w:color="auto"/>
        <w:left w:val="none" w:sz="0" w:space="0" w:color="auto"/>
        <w:bottom w:val="none" w:sz="0" w:space="0" w:color="auto"/>
        <w:right w:val="none" w:sz="0" w:space="0" w:color="auto"/>
      </w:divBdr>
    </w:div>
    <w:div w:id="628439139">
      <w:bodyDiv w:val="1"/>
      <w:marLeft w:val="0"/>
      <w:marRight w:val="0"/>
      <w:marTop w:val="0"/>
      <w:marBottom w:val="0"/>
      <w:divBdr>
        <w:top w:val="none" w:sz="0" w:space="0" w:color="auto"/>
        <w:left w:val="none" w:sz="0" w:space="0" w:color="auto"/>
        <w:bottom w:val="none" w:sz="0" w:space="0" w:color="auto"/>
        <w:right w:val="none" w:sz="0" w:space="0" w:color="auto"/>
      </w:divBdr>
    </w:div>
    <w:div w:id="634990886">
      <w:bodyDiv w:val="1"/>
      <w:marLeft w:val="0"/>
      <w:marRight w:val="0"/>
      <w:marTop w:val="0"/>
      <w:marBottom w:val="0"/>
      <w:divBdr>
        <w:top w:val="none" w:sz="0" w:space="0" w:color="auto"/>
        <w:left w:val="none" w:sz="0" w:space="0" w:color="auto"/>
        <w:bottom w:val="none" w:sz="0" w:space="0" w:color="auto"/>
        <w:right w:val="none" w:sz="0" w:space="0" w:color="auto"/>
      </w:divBdr>
    </w:div>
    <w:div w:id="669528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4918">
          <w:marLeft w:val="0"/>
          <w:marRight w:val="0"/>
          <w:marTop w:val="0"/>
          <w:marBottom w:val="0"/>
          <w:divBdr>
            <w:top w:val="none" w:sz="0" w:space="0" w:color="auto"/>
            <w:left w:val="none" w:sz="0" w:space="0" w:color="auto"/>
            <w:bottom w:val="none" w:sz="0" w:space="0" w:color="auto"/>
            <w:right w:val="none" w:sz="0" w:space="0" w:color="auto"/>
          </w:divBdr>
          <w:divsChild>
            <w:div w:id="781344239">
              <w:marLeft w:val="0"/>
              <w:marRight w:val="0"/>
              <w:marTop w:val="0"/>
              <w:marBottom w:val="0"/>
              <w:divBdr>
                <w:top w:val="none" w:sz="0" w:space="0" w:color="auto"/>
                <w:left w:val="none" w:sz="0" w:space="0" w:color="auto"/>
                <w:bottom w:val="none" w:sz="0" w:space="0" w:color="auto"/>
                <w:right w:val="none" w:sz="0" w:space="0" w:color="auto"/>
              </w:divBdr>
              <w:divsChild>
                <w:div w:id="9178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257310">
      <w:bodyDiv w:val="1"/>
      <w:marLeft w:val="0"/>
      <w:marRight w:val="0"/>
      <w:marTop w:val="0"/>
      <w:marBottom w:val="0"/>
      <w:divBdr>
        <w:top w:val="none" w:sz="0" w:space="0" w:color="auto"/>
        <w:left w:val="none" w:sz="0" w:space="0" w:color="auto"/>
        <w:bottom w:val="none" w:sz="0" w:space="0" w:color="auto"/>
        <w:right w:val="none" w:sz="0" w:space="0" w:color="auto"/>
      </w:divBdr>
    </w:div>
    <w:div w:id="731275956">
      <w:bodyDiv w:val="1"/>
      <w:marLeft w:val="0"/>
      <w:marRight w:val="0"/>
      <w:marTop w:val="0"/>
      <w:marBottom w:val="0"/>
      <w:divBdr>
        <w:top w:val="none" w:sz="0" w:space="0" w:color="auto"/>
        <w:left w:val="none" w:sz="0" w:space="0" w:color="auto"/>
        <w:bottom w:val="none" w:sz="0" w:space="0" w:color="auto"/>
        <w:right w:val="none" w:sz="0" w:space="0" w:color="auto"/>
      </w:divBdr>
    </w:div>
    <w:div w:id="778530452">
      <w:bodyDiv w:val="1"/>
      <w:marLeft w:val="0"/>
      <w:marRight w:val="0"/>
      <w:marTop w:val="0"/>
      <w:marBottom w:val="0"/>
      <w:divBdr>
        <w:top w:val="none" w:sz="0" w:space="0" w:color="auto"/>
        <w:left w:val="none" w:sz="0" w:space="0" w:color="auto"/>
        <w:bottom w:val="none" w:sz="0" w:space="0" w:color="auto"/>
        <w:right w:val="none" w:sz="0" w:space="0" w:color="auto"/>
      </w:divBdr>
    </w:div>
    <w:div w:id="820736824">
      <w:bodyDiv w:val="1"/>
      <w:marLeft w:val="0"/>
      <w:marRight w:val="0"/>
      <w:marTop w:val="0"/>
      <w:marBottom w:val="0"/>
      <w:divBdr>
        <w:top w:val="none" w:sz="0" w:space="0" w:color="auto"/>
        <w:left w:val="none" w:sz="0" w:space="0" w:color="auto"/>
        <w:bottom w:val="none" w:sz="0" w:space="0" w:color="auto"/>
        <w:right w:val="none" w:sz="0" w:space="0" w:color="auto"/>
      </w:divBdr>
    </w:div>
    <w:div w:id="870462396">
      <w:bodyDiv w:val="1"/>
      <w:marLeft w:val="0"/>
      <w:marRight w:val="0"/>
      <w:marTop w:val="0"/>
      <w:marBottom w:val="0"/>
      <w:divBdr>
        <w:top w:val="none" w:sz="0" w:space="0" w:color="auto"/>
        <w:left w:val="none" w:sz="0" w:space="0" w:color="auto"/>
        <w:bottom w:val="none" w:sz="0" w:space="0" w:color="auto"/>
        <w:right w:val="none" w:sz="0" w:space="0" w:color="auto"/>
      </w:divBdr>
    </w:div>
    <w:div w:id="1222207216">
      <w:bodyDiv w:val="1"/>
      <w:marLeft w:val="0"/>
      <w:marRight w:val="0"/>
      <w:marTop w:val="0"/>
      <w:marBottom w:val="0"/>
      <w:divBdr>
        <w:top w:val="none" w:sz="0" w:space="0" w:color="auto"/>
        <w:left w:val="none" w:sz="0" w:space="0" w:color="auto"/>
        <w:bottom w:val="none" w:sz="0" w:space="0" w:color="auto"/>
        <w:right w:val="none" w:sz="0" w:space="0" w:color="auto"/>
      </w:divBdr>
    </w:div>
    <w:div w:id="1260480044">
      <w:bodyDiv w:val="1"/>
      <w:marLeft w:val="0"/>
      <w:marRight w:val="0"/>
      <w:marTop w:val="0"/>
      <w:marBottom w:val="0"/>
      <w:divBdr>
        <w:top w:val="none" w:sz="0" w:space="0" w:color="auto"/>
        <w:left w:val="none" w:sz="0" w:space="0" w:color="auto"/>
        <w:bottom w:val="none" w:sz="0" w:space="0" w:color="auto"/>
        <w:right w:val="none" w:sz="0" w:space="0" w:color="auto"/>
      </w:divBdr>
      <w:divsChild>
        <w:div w:id="219949986">
          <w:marLeft w:val="1915"/>
          <w:marRight w:val="0"/>
          <w:marTop w:val="900"/>
          <w:marBottom w:val="0"/>
          <w:divBdr>
            <w:top w:val="none" w:sz="0" w:space="0" w:color="auto"/>
            <w:left w:val="none" w:sz="0" w:space="0" w:color="auto"/>
            <w:bottom w:val="none" w:sz="0" w:space="0" w:color="auto"/>
            <w:right w:val="none" w:sz="0" w:space="0" w:color="auto"/>
          </w:divBdr>
        </w:div>
        <w:div w:id="378476319">
          <w:marLeft w:val="1915"/>
          <w:marRight w:val="0"/>
          <w:marTop w:val="900"/>
          <w:marBottom w:val="0"/>
          <w:divBdr>
            <w:top w:val="none" w:sz="0" w:space="0" w:color="auto"/>
            <w:left w:val="none" w:sz="0" w:space="0" w:color="auto"/>
            <w:bottom w:val="none" w:sz="0" w:space="0" w:color="auto"/>
            <w:right w:val="none" w:sz="0" w:space="0" w:color="auto"/>
          </w:divBdr>
        </w:div>
        <w:div w:id="1630889609">
          <w:marLeft w:val="1915"/>
          <w:marRight w:val="0"/>
          <w:marTop w:val="900"/>
          <w:marBottom w:val="0"/>
          <w:divBdr>
            <w:top w:val="none" w:sz="0" w:space="0" w:color="auto"/>
            <w:left w:val="none" w:sz="0" w:space="0" w:color="auto"/>
            <w:bottom w:val="none" w:sz="0" w:space="0" w:color="auto"/>
            <w:right w:val="none" w:sz="0" w:space="0" w:color="auto"/>
          </w:divBdr>
        </w:div>
        <w:div w:id="1951231370">
          <w:marLeft w:val="1915"/>
          <w:marRight w:val="0"/>
          <w:marTop w:val="900"/>
          <w:marBottom w:val="0"/>
          <w:divBdr>
            <w:top w:val="none" w:sz="0" w:space="0" w:color="auto"/>
            <w:left w:val="none" w:sz="0" w:space="0" w:color="auto"/>
            <w:bottom w:val="none" w:sz="0" w:space="0" w:color="auto"/>
            <w:right w:val="none" w:sz="0" w:space="0" w:color="auto"/>
          </w:divBdr>
        </w:div>
      </w:divsChild>
    </w:div>
    <w:div w:id="1386027619">
      <w:bodyDiv w:val="1"/>
      <w:marLeft w:val="0"/>
      <w:marRight w:val="0"/>
      <w:marTop w:val="0"/>
      <w:marBottom w:val="0"/>
      <w:divBdr>
        <w:top w:val="none" w:sz="0" w:space="0" w:color="auto"/>
        <w:left w:val="none" w:sz="0" w:space="0" w:color="auto"/>
        <w:bottom w:val="none" w:sz="0" w:space="0" w:color="auto"/>
        <w:right w:val="none" w:sz="0" w:space="0" w:color="auto"/>
      </w:divBdr>
    </w:div>
    <w:div w:id="1443843350">
      <w:bodyDiv w:val="1"/>
      <w:marLeft w:val="0"/>
      <w:marRight w:val="0"/>
      <w:marTop w:val="0"/>
      <w:marBottom w:val="0"/>
      <w:divBdr>
        <w:top w:val="none" w:sz="0" w:space="0" w:color="auto"/>
        <w:left w:val="none" w:sz="0" w:space="0" w:color="auto"/>
        <w:bottom w:val="none" w:sz="0" w:space="0" w:color="auto"/>
        <w:right w:val="none" w:sz="0" w:space="0" w:color="auto"/>
      </w:divBdr>
    </w:div>
    <w:div w:id="1464155471">
      <w:bodyDiv w:val="1"/>
      <w:marLeft w:val="0"/>
      <w:marRight w:val="0"/>
      <w:marTop w:val="0"/>
      <w:marBottom w:val="0"/>
      <w:divBdr>
        <w:top w:val="none" w:sz="0" w:space="0" w:color="auto"/>
        <w:left w:val="none" w:sz="0" w:space="0" w:color="auto"/>
        <w:bottom w:val="none" w:sz="0" w:space="0" w:color="auto"/>
        <w:right w:val="none" w:sz="0" w:space="0" w:color="auto"/>
      </w:divBdr>
    </w:div>
    <w:div w:id="1464423486">
      <w:bodyDiv w:val="1"/>
      <w:marLeft w:val="0"/>
      <w:marRight w:val="0"/>
      <w:marTop w:val="0"/>
      <w:marBottom w:val="0"/>
      <w:divBdr>
        <w:top w:val="none" w:sz="0" w:space="0" w:color="auto"/>
        <w:left w:val="none" w:sz="0" w:space="0" w:color="auto"/>
        <w:bottom w:val="none" w:sz="0" w:space="0" w:color="auto"/>
        <w:right w:val="none" w:sz="0" w:space="0" w:color="auto"/>
      </w:divBdr>
    </w:div>
    <w:div w:id="1483501496">
      <w:bodyDiv w:val="1"/>
      <w:marLeft w:val="0"/>
      <w:marRight w:val="0"/>
      <w:marTop w:val="0"/>
      <w:marBottom w:val="0"/>
      <w:divBdr>
        <w:top w:val="none" w:sz="0" w:space="0" w:color="auto"/>
        <w:left w:val="none" w:sz="0" w:space="0" w:color="auto"/>
        <w:bottom w:val="none" w:sz="0" w:space="0" w:color="auto"/>
        <w:right w:val="none" w:sz="0" w:space="0" w:color="auto"/>
      </w:divBdr>
    </w:div>
    <w:div w:id="1665235614">
      <w:bodyDiv w:val="1"/>
      <w:marLeft w:val="0"/>
      <w:marRight w:val="0"/>
      <w:marTop w:val="0"/>
      <w:marBottom w:val="0"/>
      <w:divBdr>
        <w:top w:val="none" w:sz="0" w:space="0" w:color="auto"/>
        <w:left w:val="none" w:sz="0" w:space="0" w:color="auto"/>
        <w:bottom w:val="none" w:sz="0" w:space="0" w:color="auto"/>
        <w:right w:val="none" w:sz="0" w:space="0" w:color="auto"/>
      </w:divBdr>
    </w:div>
    <w:div w:id="1754934831">
      <w:bodyDiv w:val="1"/>
      <w:marLeft w:val="0"/>
      <w:marRight w:val="0"/>
      <w:marTop w:val="0"/>
      <w:marBottom w:val="0"/>
      <w:divBdr>
        <w:top w:val="none" w:sz="0" w:space="0" w:color="auto"/>
        <w:left w:val="none" w:sz="0" w:space="0" w:color="auto"/>
        <w:bottom w:val="none" w:sz="0" w:space="0" w:color="auto"/>
        <w:right w:val="none" w:sz="0" w:space="0" w:color="auto"/>
      </w:divBdr>
    </w:div>
    <w:div w:id="1953703559">
      <w:bodyDiv w:val="1"/>
      <w:marLeft w:val="0"/>
      <w:marRight w:val="0"/>
      <w:marTop w:val="0"/>
      <w:marBottom w:val="0"/>
      <w:divBdr>
        <w:top w:val="none" w:sz="0" w:space="0" w:color="auto"/>
        <w:left w:val="none" w:sz="0" w:space="0" w:color="auto"/>
        <w:bottom w:val="none" w:sz="0" w:space="0" w:color="auto"/>
        <w:right w:val="none" w:sz="0" w:space="0" w:color="auto"/>
      </w:divBdr>
    </w:div>
    <w:div w:id="2058241095">
      <w:bodyDiv w:val="1"/>
      <w:marLeft w:val="0"/>
      <w:marRight w:val="0"/>
      <w:marTop w:val="0"/>
      <w:marBottom w:val="0"/>
      <w:divBdr>
        <w:top w:val="none" w:sz="0" w:space="0" w:color="auto"/>
        <w:left w:val="none" w:sz="0" w:space="0" w:color="auto"/>
        <w:bottom w:val="none" w:sz="0" w:space="0" w:color="auto"/>
        <w:right w:val="none" w:sz="0" w:space="0" w:color="auto"/>
      </w:divBdr>
    </w:div>
    <w:div w:id="2088528775">
      <w:bodyDiv w:val="1"/>
      <w:marLeft w:val="0"/>
      <w:marRight w:val="0"/>
      <w:marTop w:val="0"/>
      <w:marBottom w:val="0"/>
      <w:divBdr>
        <w:top w:val="none" w:sz="0" w:space="0" w:color="auto"/>
        <w:left w:val="none" w:sz="0" w:space="0" w:color="auto"/>
        <w:bottom w:val="none" w:sz="0" w:space="0" w:color="auto"/>
        <w:right w:val="none" w:sz="0" w:space="0" w:color="auto"/>
      </w:divBdr>
    </w:div>
    <w:div w:id="2093311601">
      <w:bodyDiv w:val="1"/>
      <w:marLeft w:val="0"/>
      <w:marRight w:val="0"/>
      <w:marTop w:val="0"/>
      <w:marBottom w:val="0"/>
      <w:divBdr>
        <w:top w:val="none" w:sz="0" w:space="0" w:color="auto"/>
        <w:left w:val="none" w:sz="0" w:space="0" w:color="auto"/>
        <w:bottom w:val="none" w:sz="0" w:space="0" w:color="auto"/>
        <w:right w:val="none" w:sz="0" w:space="0" w:color="auto"/>
      </w:divBdr>
    </w:div>
    <w:div w:id="214488706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uncanstevens.com/motivational-keynote-speaker-chennai-india"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jpg"/><Relationship Id="rId34" Type="http://schemas.openxmlformats.org/officeDocument/2006/relationships/image" Target="media/image16.gif"/><Relationship Id="rId42" Type="http://schemas.openxmlformats.org/officeDocument/2006/relationships/hyperlink" Target="https://www.linkedin.com/pulse/using-ooda-loop-improve-decision-making-chaotic-uncertain-kittle" TargetMode="External"/><Relationship Id="rId47" Type="http://schemas.openxmlformats.org/officeDocument/2006/relationships/hyperlink" Target="https://www.tuleap.org/agile/agile-scrum-in-10-minutes"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1.jpe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s://www.foodsafety-experts.com/powerful-root-cause-analysis/" TargetMode="External"/><Relationship Id="rId45" Type="http://schemas.openxmlformats.org/officeDocument/2006/relationships/hyperlink" Target="https://asq.org/quality-resources/five-why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jpg"/><Relationship Id="rId28" Type="http://schemas.openxmlformats.org/officeDocument/2006/relationships/hyperlink" Target="https://www.polygon.com/24105203/mrbeast-amazon-show-beast-games-squid-game-streaming-youtube" TargetMode="External"/><Relationship Id="rId36" Type="http://schemas.openxmlformats.org/officeDocument/2006/relationships/image" Target="media/image18.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duncanstevens.com/motivational-keynote-speaker-chicago-illinois" TargetMode="External"/><Relationship Id="rId31" Type="http://schemas.openxmlformats.org/officeDocument/2006/relationships/image" Target="media/image13.png"/><Relationship Id="rId44" Type="http://schemas.openxmlformats.org/officeDocument/2006/relationships/hyperlink" Target="https://lean-manufacturing-junction.com/2024/03/types-of-fishbone-diagrams/"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pixEventPlanning@contact.events.com" TargetMode="External"/><Relationship Id="rId22" Type="http://schemas.openxmlformats.org/officeDocument/2006/relationships/image" Target="media/image6.jpg"/><Relationship Id="rId27" Type="http://schemas.openxmlformats.org/officeDocument/2006/relationships/hyperlink" Target="https://speaking.com/speakers/kevin-abdulrahman/" TargetMode="External"/><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yperlink" Target="https://online.visual-paradigm.com/infoart/templates/pdcamodel/4-steps-pdca-method/" TargetMode="External"/><Relationship Id="rId48" Type="http://schemas.openxmlformats.org/officeDocument/2006/relationships/hyperlink" Target="https://www.geeksforgeeks.org/what-is-agile-methodology/"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cid:image005.jpg@01D7445D.ADE089E0" TargetMode="External"/><Relationship Id="rId17" Type="http://schemas.openxmlformats.org/officeDocument/2006/relationships/hyperlink" Target="https://duncanstevens.com/keynote-motivational-speaker-casablanca-morocco" TargetMode="External"/><Relationship Id="rId25" Type="http://schemas.openxmlformats.org/officeDocument/2006/relationships/image" Target="media/image9.png"/><Relationship Id="rId33" Type="http://schemas.openxmlformats.org/officeDocument/2006/relationships/image" Target="media/image15.gif"/><Relationship Id="rId38" Type="http://schemas.openxmlformats.org/officeDocument/2006/relationships/image" Target="media/image20.png"/><Relationship Id="rId46" Type="http://schemas.openxmlformats.org/officeDocument/2006/relationships/hyperlink" Target="https://www.mindsmapped.com/waterfall-methodology/" TargetMode="External"/><Relationship Id="rId20" Type="http://schemas.openxmlformats.org/officeDocument/2006/relationships/hyperlink" Target="https://duncanstevens.com/motivational-keynote-speaker-cologne-germany" TargetMode="External"/><Relationship Id="rId41" Type="http://schemas.openxmlformats.org/officeDocument/2006/relationships/hyperlink" Target="https://www.thecoachingtoolscompany.com/the-grow-model-explained-for-coaches-questions-tips-more/"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E995BE-04C2-41E9-8AC7-341FF6794CED}">
  <we:reference id="f78a3046-9e99-4300-aa2b-5814002b01a2" version="1.55.1.0" store="excatalog" storeType="EXCatalog"/>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1042426-03f7-4637-b86d-bc49c9ff050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68EFB8D6428E243B368515CC7C5CCBE" ma:contentTypeVersion="13" ma:contentTypeDescription="Create a new document." ma:contentTypeScope="" ma:versionID="895e3be71610a18512ab6e05b8f60164">
  <xsd:schema xmlns:xsd="http://www.w3.org/2001/XMLSchema" xmlns:xs="http://www.w3.org/2001/XMLSchema" xmlns:p="http://schemas.microsoft.com/office/2006/metadata/properties" xmlns:ns3="61042426-03f7-4637-b86d-bc49c9ff0500" xmlns:ns4="ed04d792-54b1-468f-9dab-6cfd4229b7a9" targetNamespace="http://schemas.microsoft.com/office/2006/metadata/properties" ma:root="true" ma:fieldsID="4bcd674c50705872afdb02bf2cd3c0e6" ns3:_="" ns4:_="">
    <xsd:import namespace="61042426-03f7-4637-b86d-bc49c9ff0500"/>
    <xsd:import namespace="ed04d792-54b1-468f-9dab-6cfd4229b7a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042426-03f7-4637-b86d-bc49c9ff05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04d792-54b1-468f-9dab-6cfd4229b7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00B124-2CCB-490C-8A67-06497B7592C3}">
  <ds:schemaRefs>
    <ds:schemaRef ds:uri="http://schemas.microsoft.com/office/2006/documentManagement/types"/>
    <ds:schemaRef ds:uri="61042426-03f7-4637-b86d-bc49c9ff0500"/>
    <ds:schemaRef ds:uri="http://purl.org/dc/elements/1.1/"/>
    <ds:schemaRef ds:uri="http://purl.org/dc/terms/"/>
    <ds:schemaRef ds:uri="http://www.w3.org/XML/1998/namespace"/>
    <ds:schemaRef ds:uri="http://purl.org/dc/dcmitype/"/>
    <ds:schemaRef ds:uri="http://schemas.microsoft.com/office/infopath/2007/PartnerControls"/>
    <ds:schemaRef ds:uri="http://schemas.openxmlformats.org/package/2006/metadata/core-properties"/>
    <ds:schemaRef ds:uri="ed04d792-54b1-468f-9dab-6cfd4229b7a9"/>
    <ds:schemaRef ds:uri="http://schemas.microsoft.com/office/2006/metadata/properties"/>
  </ds:schemaRefs>
</ds:datastoreItem>
</file>

<file path=customXml/itemProps2.xml><?xml version="1.0" encoding="utf-8"?>
<ds:datastoreItem xmlns:ds="http://schemas.openxmlformats.org/officeDocument/2006/customXml" ds:itemID="{F30C4A5D-5CFF-4F04-8513-28E0755DC33A}">
  <ds:schemaRefs>
    <ds:schemaRef ds:uri="http://schemas.microsoft.com/sharepoint/v3/contenttype/forms"/>
  </ds:schemaRefs>
</ds:datastoreItem>
</file>

<file path=customXml/itemProps3.xml><?xml version="1.0" encoding="utf-8"?>
<ds:datastoreItem xmlns:ds="http://schemas.openxmlformats.org/officeDocument/2006/customXml" ds:itemID="{BABB8E83-224B-404F-9DBF-5AA4DF86CD80}">
  <ds:schemaRefs>
    <ds:schemaRef ds:uri="http://schemas.openxmlformats.org/officeDocument/2006/bibliography"/>
  </ds:schemaRefs>
</ds:datastoreItem>
</file>

<file path=customXml/itemProps4.xml><?xml version="1.0" encoding="utf-8"?>
<ds:datastoreItem xmlns:ds="http://schemas.openxmlformats.org/officeDocument/2006/customXml" ds:itemID="{1FFDDEBA-1DBC-4A07-B54D-7C6D42FEA5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042426-03f7-4637-b86d-bc49c9ff0500"/>
    <ds:schemaRef ds:uri="ed04d792-54b1-468f-9dab-6cfd4229b7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7047</Words>
  <Characters>39467</Characters>
  <Application>Microsoft Office Word</Application>
  <DocSecurity>0</DocSecurity>
  <Lines>1409</Lines>
  <Paragraphs>612</Paragraphs>
  <ScaleCrop>false</ScaleCrop>
  <Company/>
  <LinksUpToDate>false</LinksUpToDate>
  <CharactersWithSpaces>45902</CharactersWithSpaces>
  <SharedDoc>false</SharedDoc>
  <HLinks>
    <vt:vector size="456" baseType="variant">
      <vt:variant>
        <vt:i4>1835021</vt:i4>
      </vt:variant>
      <vt:variant>
        <vt:i4>405</vt:i4>
      </vt:variant>
      <vt:variant>
        <vt:i4>0</vt:i4>
      </vt:variant>
      <vt:variant>
        <vt:i4>5</vt:i4>
      </vt:variant>
      <vt:variant>
        <vt:lpwstr>https://www.geeksforgeeks.org/what-is-agile-methodology/</vt:lpwstr>
      </vt:variant>
      <vt:variant>
        <vt:lpwstr/>
      </vt:variant>
      <vt:variant>
        <vt:i4>3932280</vt:i4>
      </vt:variant>
      <vt:variant>
        <vt:i4>402</vt:i4>
      </vt:variant>
      <vt:variant>
        <vt:i4>0</vt:i4>
      </vt:variant>
      <vt:variant>
        <vt:i4>5</vt:i4>
      </vt:variant>
      <vt:variant>
        <vt:lpwstr>https://www.tuleap.org/agile/agile-scrum-in-10-minutes</vt:lpwstr>
      </vt:variant>
      <vt:variant>
        <vt:lpwstr/>
      </vt:variant>
      <vt:variant>
        <vt:i4>3997752</vt:i4>
      </vt:variant>
      <vt:variant>
        <vt:i4>399</vt:i4>
      </vt:variant>
      <vt:variant>
        <vt:i4>0</vt:i4>
      </vt:variant>
      <vt:variant>
        <vt:i4>5</vt:i4>
      </vt:variant>
      <vt:variant>
        <vt:lpwstr>https://www.mindsmapped.com/waterfall-methodology/</vt:lpwstr>
      </vt:variant>
      <vt:variant>
        <vt:lpwstr/>
      </vt:variant>
      <vt:variant>
        <vt:i4>6357097</vt:i4>
      </vt:variant>
      <vt:variant>
        <vt:i4>396</vt:i4>
      </vt:variant>
      <vt:variant>
        <vt:i4>0</vt:i4>
      </vt:variant>
      <vt:variant>
        <vt:i4>5</vt:i4>
      </vt:variant>
      <vt:variant>
        <vt:lpwstr>https://asq.org/quality-resources/five-whys</vt:lpwstr>
      </vt:variant>
      <vt:variant>
        <vt:lpwstr/>
      </vt:variant>
      <vt:variant>
        <vt:i4>7471223</vt:i4>
      </vt:variant>
      <vt:variant>
        <vt:i4>393</vt:i4>
      </vt:variant>
      <vt:variant>
        <vt:i4>0</vt:i4>
      </vt:variant>
      <vt:variant>
        <vt:i4>5</vt:i4>
      </vt:variant>
      <vt:variant>
        <vt:lpwstr>https://lean-manufacturing-junction.com/2024/03/types-of-fishbone-diagrams/</vt:lpwstr>
      </vt:variant>
      <vt:variant>
        <vt:lpwstr/>
      </vt:variant>
      <vt:variant>
        <vt:i4>2621481</vt:i4>
      </vt:variant>
      <vt:variant>
        <vt:i4>390</vt:i4>
      </vt:variant>
      <vt:variant>
        <vt:i4>0</vt:i4>
      </vt:variant>
      <vt:variant>
        <vt:i4>5</vt:i4>
      </vt:variant>
      <vt:variant>
        <vt:lpwstr>https://online.visual-paradigm.com/infoart/templates/pdcamodel/4-steps-pdca-method/</vt:lpwstr>
      </vt:variant>
      <vt:variant>
        <vt:lpwstr/>
      </vt:variant>
      <vt:variant>
        <vt:i4>3276918</vt:i4>
      </vt:variant>
      <vt:variant>
        <vt:i4>387</vt:i4>
      </vt:variant>
      <vt:variant>
        <vt:i4>0</vt:i4>
      </vt:variant>
      <vt:variant>
        <vt:i4>5</vt:i4>
      </vt:variant>
      <vt:variant>
        <vt:lpwstr>https://www.linkedin.com/pulse/using-ooda-loop-improve-decision-making-chaotic-uncertain-kittle</vt:lpwstr>
      </vt:variant>
      <vt:variant>
        <vt:lpwstr/>
      </vt:variant>
      <vt:variant>
        <vt:i4>5898305</vt:i4>
      </vt:variant>
      <vt:variant>
        <vt:i4>384</vt:i4>
      </vt:variant>
      <vt:variant>
        <vt:i4>0</vt:i4>
      </vt:variant>
      <vt:variant>
        <vt:i4>5</vt:i4>
      </vt:variant>
      <vt:variant>
        <vt:lpwstr>https://www.thecoachingtoolscompany.com/the-grow-model-explained-for-coaches-questions-tips-more/</vt:lpwstr>
      </vt:variant>
      <vt:variant>
        <vt:lpwstr/>
      </vt:variant>
      <vt:variant>
        <vt:i4>6160399</vt:i4>
      </vt:variant>
      <vt:variant>
        <vt:i4>381</vt:i4>
      </vt:variant>
      <vt:variant>
        <vt:i4>0</vt:i4>
      </vt:variant>
      <vt:variant>
        <vt:i4>5</vt:i4>
      </vt:variant>
      <vt:variant>
        <vt:lpwstr>https://www.foodsafety-experts.com/powerful-root-cause-analysis/</vt:lpwstr>
      </vt:variant>
      <vt:variant>
        <vt:lpwstr/>
      </vt:variant>
      <vt:variant>
        <vt:i4>1048647</vt:i4>
      </vt:variant>
      <vt:variant>
        <vt:i4>378</vt:i4>
      </vt:variant>
      <vt:variant>
        <vt:i4>0</vt:i4>
      </vt:variant>
      <vt:variant>
        <vt:i4>5</vt:i4>
      </vt:variant>
      <vt:variant>
        <vt:lpwstr>https://www.polygon.com/24105203/mrbeast-amazon-show-beast-games-squid-game-streaming-youtube</vt:lpwstr>
      </vt:variant>
      <vt:variant>
        <vt:lpwstr/>
      </vt:variant>
      <vt:variant>
        <vt:i4>4325442</vt:i4>
      </vt:variant>
      <vt:variant>
        <vt:i4>375</vt:i4>
      </vt:variant>
      <vt:variant>
        <vt:i4>0</vt:i4>
      </vt:variant>
      <vt:variant>
        <vt:i4>5</vt:i4>
      </vt:variant>
      <vt:variant>
        <vt:lpwstr>https://speaking.com/speakers/kevin-abdulrahman/</vt:lpwstr>
      </vt:variant>
      <vt:variant>
        <vt:lpwstr/>
      </vt:variant>
      <vt:variant>
        <vt:i4>4325442</vt:i4>
      </vt:variant>
      <vt:variant>
        <vt:i4>372</vt:i4>
      </vt:variant>
      <vt:variant>
        <vt:i4>0</vt:i4>
      </vt:variant>
      <vt:variant>
        <vt:i4>5</vt:i4>
      </vt:variant>
      <vt:variant>
        <vt:lpwstr>https://speaking.com/speakers/kevin-abdulrahman/</vt:lpwstr>
      </vt:variant>
      <vt:variant>
        <vt:lpwstr/>
      </vt:variant>
      <vt:variant>
        <vt:i4>7340083</vt:i4>
      </vt:variant>
      <vt:variant>
        <vt:i4>369</vt:i4>
      </vt:variant>
      <vt:variant>
        <vt:i4>0</vt:i4>
      </vt:variant>
      <vt:variant>
        <vt:i4>5</vt:i4>
      </vt:variant>
      <vt:variant>
        <vt:lpwstr>https://duncanstevens.com/motivational-keynote-speaker-cologne-germany</vt:lpwstr>
      </vt:variant>
      <vt:variant>
        <vt:lpwstr/>
      </vt:variant>
      <vt:variant>
        <vt:i4>7733309</vt:i4>
      </vt:variant>
      <vt:variant>
        <vt:i4>366</vt:i4>
      </vt:variant>
      <vt:variant>
        <vt:i4>0</vt:i4>
      </vt:variant>
      <vt:variant>
        <vt:i4>5</vt:i4>
      </vt:variant>
      <vt:variant>
        <vt:lpwstr>https://duncanstevens.com/motivational-keynote-speaker-chicago-illinois</vt:lpwstr>
      </vt:variant>
      <vt:variant>
        <vt:lpwstr/>
      </vt:variant>
      <vt:variant>
        <vt:i4>1900635</vt:i4>
      </vt:variant>
      <vt:variant>
        <vt:i4>363</vt:i4>
      </vt:variant>
      <vt:variant>
        <vt:i4>0</vt:i4>
      </vt:variant>
      <vt:variant>
        <vt:i4>5</vt:i4>
      </vt:variant>
      <vt:variant>
        <vt:lpwstr>https://duncanstevens.com/motivational-keynote-speaker-chennai-india</vt:lpwstr>
      </vt:variant>
      <vt:variant>
        <vt:lpwstr/>
      </vt:variant>
      <vt:variant>
        <vt:i4>262211</vt:i4>
      </vt:variant>
      <vt:variant>
        <vt:i4>360</vt:i4>
      </vt:variant>
      <vt:variant>
        <vt:i4>0</vt:i4>
      </vt:variant>
      <vt:variant>
        <vt:i4>5</vt:i4>
      </vt:variant>
      <vt:variant>
        <vt:lpwstr>https://duncanstevens.com/keynote-motivational-speaker-casablanca-morocco</vt:lpwstr>
      </vt:variant>
      <vt:variant>
        <vt:lpwstr/>
      </vt:variant>
      <vt:variant>
        <vt:i4>4128853</vt:i4>
      </vt:variant>
      <vt:variant>
        <vt:i4>357</vt:i4>
      </vt:variant>
      <vt:variant>
        <vt:i4>0</vt:i4>
      </vt:variant>
      <vt:variant>
        <vt:i4>5</vt:i4>
      </vt:variant>
      <vt:variant>
        <vt:lpwstr>mailto:ApixEventPlanning@contact.events.com</vt:lpwstr>
      </vt:variant>
      <vt:variant>
        <vt:lpwstr/>
      </vt:variant>
      <vt:variant>
        <vt:i4>1507380</vt:i4>
      </vt:variant>
      <vt:variant>
        <vt:i4>350</vt:i4>
      </vt:variant>
      <vt:variant>
        <vt:i4>0</vt:i4>
      </vt:variant>
      <vt:variant>
        <vt:i4>5</vt:i4>
      </vt:variant>
      <vt:variant>
        <vt:lpwstr/>
      </vt:variant>
      <vt:variant>
        <vt:lpwstr>_Toc166617275</vt:lpwstr>
      </vt:variant>
      <vt:variant>
        <vt:i4>1507380</vt:i4>
      </vt:variant>
      <vt:variant>
        <vt:i4>344</vt:i4>
      </vt:variant>
      <vt:variant>
        <vt:i4>0</vt:i4>
      </vt:variant>
      <vt:variant>
        <vt:i4>5</vt:i4>
      </vt:variant>
      <vt:variant>
        <vt:lpwstr/>
      </vt:variant>
      <vt:variant>
        <vt:lpwstr>_Toc166617274</vt:lpwstr>
      </vt:variant>
      <vt:variant>
        <vt:i4>1507380</vt:i4>
      </vt:variant>
      <vt:variant>
        <vt:i4>338</vt:i4>
      </vt:variant>
      <vt:variant>
        <vt:i4>0</vt:i4>
      </vt:variant>
      <vt:variant>
        <vt:i4>5</vt:i4>
      </vt:variant>
      <vt:variant>
        <vt:lpwstr/>
      </vt:variant>
      <vt:variant>
        <vt:lpwstr>_Toc166617273</vt:lpwstr>
      </vt:variant>
      <vt:variant>
        <vt:i4>1507380</vt:i4>
      </vt:variant>
      <vt:variant>
        <vt:i4>332</vt:i4>
      </vt:variant>
      <vt:variant>
        <vt:i4>0</vt:i4>
      </vt:variant>
      <vt:variant>
        <vt:i4>5</vt:i4>
      </vt:variant>
      <vt:variant>
        <vt:lpwstr/>
      </vt:variant>
      <vt:variant>
        <vt:lpwstr>_Toc166617272</vt:lpwstr>
      </vt:variant>
      <vt:variant>
        <vt:i4>1507380</vt:i4>
      </vt:variant>
      <vt:variant>
        <vt:i4>326</vt:i4>
      </vt:variant>
      <vt:variant>
        <vt:i4>0</vt:i4>
      </vt:variant>
      <vt:variant>
        <vt:i4>5</vt:i4>
      </vt:variant>
      <vt:variant>
        <vt:lpwstr/>
      </vt:variant>
      <vt:variant>
        <vt:lpwstr>_Toc166617271</vt:lpwstr>
      </vt:variant>
      <vt:variant>
        <vt:i4>1507380</vt:i4>
      </vt:variant>
      <vt:variant>
        <vt:i4>320</vt:i4>
      </vt:variant>
      <vt:variant>
        <vt:i4>0</vt:i4>
      </vt:variant>
      <vt:variant>
        <vt:i4>5</vt:i4>
      </vt:variant>
      <vt:variant>
        <vt:lpwstr/>
      </vt:variant>
      <vt:variant>
        <vt:lpwstr>_Toc166617270</vt:lpwstr>
      </vt:variant>
      <vt:variant>
        <vt:i4>1441844</vt:i4>
      </vt:variant>
      <vt:variant>
        <vt:i4>314</vt:i4>
      </vt:variant>
      <vt:variant>
        <vt:i4>0</vt:i4>
      </vt:variant>
      <vt:variant>
        <vt:i4>5</vt:i4>
      </vt:variant>
      <vt:variant>
        <vt:lpwstr/>
      </vt:variant>
      <vt:variant>
        <vt:lpwstr>_Toc166617269</vt:lpwstr>
      </vt:variant>
      <vt:variant>
        <vt:i4>1441844</vt:i4>
      </vt:variant>
      <vt:variant>
        <vt:i4>308</vt:i4>
      </vt:variant>
      <vt:variant>
        <vt:i4>0</vt:i4>
      </vt:variant>
      <vt:variant>
        <vt:i4>5</vt:i4>
      </vt:variant>
      <vt:variant>
        <vt:lpwstr/>
      </vt:variant>
      <vt:variant>
        <vt:lpwstr>_Toc166617268</vt:lpwstr>
      </vt:variant>
      <vt:variant>
        <vt:i4>1441844</vt:i4>
      </vt:variant>
      <vt:variant>
        <vt:i4>302</vt:i4>
      </vt:variant>
      <vt:variant>
        <vt:i4>0</vt:i4>
      </vt:variant>
      <vt:variant>
        <vt:i4>5</vt:i4>
      </vt:variant>
      <vt:variant>
        <vt:lpwstr/>
      </vt:variant>
      <vt:variant>
        <vt:lpwstr>_Toc166617267</vt:lpwstr>
      </vt:variant>
      <vt:variant>
        <vt:i4>1441844</vt:i4>
      </vt:variant>
      <vt:variant>
        <vt:i4>296</vt:i4>
      </vt:variant>
      <vt:variant>
        <vt:i4>0</vt:i4>
      </vt:variant>
      <vt:variant>
        <vt:i4>5</vt:i4>
      </vt:variant>
      <vt:variant>
        <vt:lpwstr/>
      </vt:variant>
      <vt:variant>
        <vt:lpwstr>_Toc166617266</vt:lpwstr>
      </vt:variant>
      <vt:variant>
        <vt:i4>1441844</vt:i4>
      </vt:variant>
      <vt:variant>
        <vt:i4>290</vt:i4>
      </vt:variant>
      <vt:variant>
        <vt:i4>0</vt:i4>
      </vt:variant>
      <vt:variant>
        <vt:i4>5</vt:i4>
      </vt:variant>
      <vt:variant>
        <vt:lpwstr/>
      </vt:variant>
      <vt:variant>
        <vt:lpwstr>_Toc166617265</vt:lpwstr>
      </vt:variant>
      <vt:variant>
        <vt:i4>1441844</vt:i4>
      </vt:variant>
      <vt:variant>
        <vt:i4>284</vt:i4>
      </vt:variant>
      <vt:variant>
        <vt:i4>0</vt:i4>
      </vt:variant>
      <vt:variant>
        <vt:i4>5</vt:i4>
      </vt:variant>
      <vt:variant>
        <vt:lpwstr/>
      </vt:variant>
      <vt:variant>
        <vt:lpwstr>_Toc166617264</vt:lpwstr>
      </vt:variant>
      <vt:variant>
        <vt:i4>1441844</vt:i4>
      </vt:variant>
      <vt:variant>
        <vt:i4>278</vt:i4>
      </vt:variant>
      <vt:variant>
        <vt:i4>0</vt:i4>
      </vt:variant>
      <vt:variant>
        <vt:i4>5</vt:i4>
      </vt:variant>
      <vt:variant>
        <vt:lpwstr/>
      </vt:variant>
      <vt:variant>
        <vt:lpwstr>_Toc166617263</vt:lpwstr>
      </vt:variant>
      <vt:variant>
        <vt:i4>1441844</vt:i4>
      </vt:variant>
      <vt:variant>
        <vt:i4>272</vt:i4>
      </vt:variant>
      <vt:variant>
        <vt:i4>0</vt:i4>
      </vt:variant>
      <vt:variant>
        <vt:i4>5</vt:i4>
      </vt:variant>
      <vt:variant>
        <vt:lpwstr/>
      </vt:variant>
      <vt:variant>
        <vt:lpwstr>_Toc166617262</vt:lpwstr>
      </vt:variant>
      <vt:variant>
        <vt:i4>1441844</vt:i4>
      </vt:variant>
      <vt:variant>
        <vt:i4>266</vt:i4>
      </vt:variant>
      <vt:variant>
        <vt:i4>0</vt:i4>
      </vt:variant>
      <vt:variant>
        <vt:i4>5</vt:i4>
      </vt:variant>
      <vt:variant>
        <vt:lpwstr/>
      </vt:variant>
      <vt:variant>
        <vt:lpwstr>_Toc166617261</vt:lpwstr>
      </vt:variant>
      <vt:variant>
        <vt:i4>1441844</vt:i4>
      </vt:variant>
      <vt:variant>
        <vt:i4>260</vt:i4>
      </vt:variant>
      <vt:variant>
        <vt:i4>0</vt:i4>
      </vt:variant>
      <vt:variant>
        <vt:i4>5</vt:i4>
      </vt:variant>
      <vt:variant>
        <vt:lpwstr/>
      </vt:variant>
      <vt:variant>
        <vt:lpwstr>_Toc166617260</vt:lpwstr>
      </vt:variant>
      <vt:variant>
        <vt:i4>1376308</vt:i4>
      </vt:variant>
      <vt:variant>
        <vt:i4>254</vt:i4>
      </vt:variant>
      <vt:variant>
        <vt:i4>0</vt:i4>
      </vt:variant>
      <vt:variant>
        <vt:i4>5</vt:i4>
      </vt:variant>
      <vt:variant>
        <vt:lpwstr/>
      </vt:variant>
      <vt:variant>
        <vt:lpwstr>_Toc166617259</vt:lpwstr>
      </vt:variant>
      <vt:variant>
        <vt:i4>1376308</vt:i4>
      </vt:variant>
      <vt:variant>
        <vt:i4>248</vt:i4>
      </vt:variant>
      <vt:variant>
        <vt:i4>0</vt:i4>
      </vt:variant>
      <vt:variant>
        <vt:i4>5</vt:i4>
      </vt:variant>
      <vt:variant>
        <vt:lpwstr/>
      </vt:variant>
      <vt:variant>
        <vt:lpwstr>_Toc166617258</vt:lpwstr>
      </vt:variant>
      <vt:variant>
        <vt:i4>1376308</vt:i4>
      </vt:variant>
      <vt:variant>
        <vt:i4>242</vt:i4>
      </vt:variant>
      <vt:variant>
        <vt:i4>0</vt:i4>
      </vt:variant>
      <vt:variant>
        <vt:i4>5</vt:i4>
      </vt:variant>
      <vt:variant>
        <vt:lpwstr/>
      </vt:variant>
      <vt:variant>
        <vt:lpwstr>_Toc166617257</vt:lpwstr>
      </vt:variant>
      <vt:variant>
        <vt:i4>1376308</vt:i4>
      </vt:variant>
      <vt:variant>
        <vt:i4>236</vt:i4>
      </vt:variant>
      <vt:variant>
        <vt:i4>0</vt:i4>
      </vt:variant>
      <vt:variant>
        <vt:i4>5</vt:i4>
      </vt:variant>
      <vt:variant>
        <vt:lpwstr/>
      </vt:variant>
      <vt:variant>
        <vt:lpwstr>_Toc166617256</vt:lpwstr>
      </vt:variant>
      <vt:variant>
        <vt:i4>1376308</vt:i4>
      </vt:variant>
      <vt:variant>
        <vt:i4>230</vt:i4>
      </vt:variant>
      <vt:variant>
        <vt:i4>0</vt:i4>
      </vt:variant>
      <vt:variant>
        <vt:i4>5</vt:i4>
      </vt:variant>
      <vt:variant>
        <vt:lpwstr/>
      </vt:variant>
      <vt:variant>
        <vt:lpwstr>_Toc166617255</vt:lpwstr>
      </vt:variant>
      <vt:variant>
        <vt:i4>1376308</vt:i4>
      </vt:variant>
      <vt:variant>
        <vt:i4>224</vt:i4>
      </vt:variant>
      <vt:variant>
        <vt:i4>0</vt:i4>
      </vt:variant>
      <vt:variant>
        <vt:i4>5</vt:i4>
      </vt:variant>
      <vt:variant>
        <vt:lpwstr/>
      </vt:variant>
      <vt:variant>
        <vt:lpwstr>_Toc166617254</vt:lpwstr>
      </vt:variant>
      <vt:variant>
        <vt:i4>1376308</vt:i4>
      </vt:variant>
      <vt:variant>
        <vt:i4>218</vt:i4>
      </vt:variant>
      <vt:variant>
        <vt:i4>0</vt:i4>
      </vt:variant>
      <vt:variant>
        <vt:i4>5</vt:i4>
      </vt:variant>
      <vt:variant>
        <vt:lpwstr/>
      </vt:variant>
      <vt:variant>
        <vt:lpwstr>_Toc166617253</vt:lpwstr>
      </vt:variant>
      <vt:variant>
        <vt:i4>1376308</vt:i4>
      </vt:variant>
      <vt:variant>
        <vt:i4>212</vt:i4>
      </vt:variant>
      <vt:variant>
        <vt:i4>0</vt:i4>
      </vt:variant>
      <vt:variant>
        <vt:i4>5</vt:i4>
      </vt:variant>
      <vt:variant>
        <vt:lpwstr/>
      </vt:variant>
      <vt:variant>
        <vt:lpwstr>_Toc166617252</vt:lpwstr>
      </vt:variant>
      <vt:variant>
        <vt:i4>1376308</vt:i4>
      </vt:variant>
      <vt:variant>
        <vt:i4>206</vt:i4>
      </vt:variant>
      <vt:variant>
        <vt:i4>0</vt:i4>
      </vt:variant>
      <vt:variant>
        <vt:i4>5</vt:i4>
      </vt:variant>
      <vt:variant>
        <vt:lpwstr/>
      </vt:variant>
      <vt:variant>
        <vt:lpwstr>_Toc166617251</vt:lpwstr>
      </vt:variant>
      <vt:variant>
        <vt:i4>1376308</vt:i4>
      </vt:variant>
      <vt:variant>
        <vt:i4>200</vt:i4>
      </vt:variant>
      <vt:variant>
        <vt:i4>0</vt:i4>
      </vt:variant>
      <vt:variant>
        <vt:i4>5</vt:i4>
      </vt:variant>
      <vt:variant>
        <vt:lpwstr/>
      </vt:variant>
      <vt:variant>
        <vt:lpwstr>_Toc166617250</vt:lpwstr>
      </vt:variant>
      <vt:variant>
        <vt:i4>1310772</vt:i4>
      </vt:variant>
      <vt:variant>
        <vt:i4>194</vt:i4>
      </vt:variant>
      <vt:variant>
        <vt:i4>0</vt:i4>
      </vt:variant>
      <vt:variant>
        <vt:i4>5</vt:i4>
      </vt:variant>
      <vt:variant>
        <vt:lpwstr/>
      </vt:variant>
      <vt:variant>
        <vt:lpwstr>_Toc166617249</vt:lpwstr>
      </vt:variant>
      <vt:variant>
        <vt:i4>1310772</vt:i4>
      </vt:variant>
      <vt:variant>
        <vt:i4>188</vt:i4>
      </vt:variant>
      <vt:variant>
        <vt:i4>0</vt:i4>
      </vt:variant>
      <vt:variant>
        <vt:i4>5</vt:i4>
      </vt:variant>
      <vt:variant>
        <vt:lpwstr/>
      </vt:variant>
      <vt:variant>
        <vt:lpwstr>_Toc166617248</vt:lpwstr>
      </vt:variant>
      <vt:variant>
        <vt:i4>1310772</vt:i4>
      </vt:variant>
      <vt:variant>
        <vt:i4>182</vt:i4>
      </vt:variant>
      <vt:variant>
        <vt:i4>0</vt:i4>
      </vt:variant>
      <vt:variant>
        <vt:i4>5</vt:i4>
      </vt:variant>
      <vt:variant>
        <vt:lpwstr/>
      </vt:variant>
      <vt:variant>
        <vt:lpwstr>_Toc166617247</vt:lpwstr>
      </vt:variant>
      <vt:variant>
        <vt:i4>1310772</vt:i4>
      </vt:variant>
      <vt:variant>
        <vt:i4>176</vt:i4>
      </vt:variant>
      <vt:variant>
        <vt:i4>0</vt:i4>
      </vt:variant>
      <vt:variant>
        <vt:i4>5</vt:i4>
      </vt:variant>
      <vt:variant>
        <vt:lpwstr/>
      </vt:variant>
      <vt:variant>
        <vt:lpwstr>_Toc166617246</vt:lpwstr>
      </vt:variant>
      <vt:variant>
        <vt:i4>1310772</vt:i4>
      </vt:variant>
      <vt:variant>
        <vt:i4>170</vt:i4>
      </vt:variant>
      <vt:variant>
        <vt:i4>0</vt:i4>
      </vt:variant>
      <vt:variant>
        <vt:i4>5</vt:i4>
      </vt:variant>
      <vt:variant>
        <vt:lpwstr/>
      </vt:variant>
      <vt:variant>
        <vt:lpwstr>_Toc166617245</vt:lpwstr>
      </vt:variant>
      <vt:variant>
        <vt:i4>1310772</vt:i4>
      </vt:variant>
      <vt:variant>
        <vt:i4>164</vt:i4>
      </vt:variant>
      <vt:variant>
        <vt:i4>0</vt:i4>
      </vt:variant>
      <vt:variant>
        <vt:i4>5</vt:i4>
      </vt:variant>
      <vt:variant>
        <vt:lpwstr/>
      </vt:variant>
      <vt:variant>
        <vt:lpwstr>_Toc166617244</vt:lpwstr>
      </vt:variant>
      <vt:variant>
        <vt:i4>1310772</vt:i4>
      </vt:variant>
      <vt:variant>
        <vt:i4>158</vt:i4>
      </vt:variant>
      <vt:variant>
        <vt:i4>0</vt:i4>
      </vt:variant>
      <vt:variant>
        <vt:i4>5</vt:i4>
      </vt:variant>
      <vt:variant>
        <vt:lpwstr/>
      </vt:variant>
      <vt:variant>
        <vt:lpwstr>_Toc166617243</vt:lpwstr>
      </vt:variant>
      <vt:variant>
        <vt:i4>1310772</vt:i4>
      </vt:variant>
      <vt:variant>
        <vt:i4>152</vt:i4>
      </vt:variant>
      <vt:variant>
        <vt:i4>0</vt:i4>
      </vt:variant>
      <vt:variant>
        <vt:i4>5</vt:i4>
      </vt:variant>
      <vt:variant>
        <vt:lpwstr/>
      </vt:variant>
      <vt:variant>
        <vt:lpwstr>_Toc166617242</vt:lpwstr>
      </vt:variant>
      <vt:variant>
        <vt:i4>1310772</vt:i4>
      </vt:variant>
      <vt:variant>
        <vt:i4>146</vt:i4>
      </vt:variant>
      <vt:variant>
        <vt:i4>0</vt:i4>
      </vt:variant>
      <vt:variant>
        <vt:i4>5</vt:i4>
      </vt:variant>
      <vt:variant>
        <vt:lpwstr/>
      </vt:variant>
      <vt:variant>
        <vt:lpwstr>_Toc166617241</vt:lpwstr>
      </vt:variant>
      <vt:variant>
        <vt:i4>1310772</vt:i4>
      </vt:variant>
      <vt:variant>
        <vt:i4>140</vt:i4>
      </vt:variant>
      <vt:variant>
        <vt:i4>0</vt:i4>
      </vt:variant>
      <vt:variant>
        <vt:i4>5</vt:i4>
      </vt:variant>
      <vt:variant>
        <vt:lpwstr/>
      </vt:variant>
      <vt:variant>
        <vt:lpwstr>_Toc166617240</vt:lpwstr>
      </vt:variant>
      <vt:variant>
        <vt:i4>1245236</vt:i4>
      </vt:variant>
      <vt:variant>
        <vt:i4>134</vt:i4>
      </vt:variant>
      <vt:variant>
        <vt:i4>0</vt:i4>
      </vt:variant>
      <vt:variant>
        <vt:i4>5</vt:i4>
      </vt:variant>
      <vt:variant>
        <vt:lpwstr/>
      </vt:variant>
      <vt:variant>
        <vt:lpwstr>_Toc166617239</vt:lpwstr>
      </vt:variant>
      <vt:variant>
        <vt:i4>1245236</vt:i4>
      </vt:variant>
      <vt:variant>
        <vt:i4>128</vt:i4>
      </vt:variant>
      <vt:variant>
        <vt:i4>0</vt:i4>
      </vt:variant>
      <vt:variant>
        <vt:i4>5</vt:i4>
      </vt:variant>
      <vt:variant>
        <vt:lpwstr/>
      </vt:variant>
      <vt:variant>
        <vt:lpwstr>_Toc166617238</vt:lpwstr>
      </vt:variant>
      <vt:variant>
        <vt:i4>1245236</vt:i4>
      </vt:variant>
      <vt:variant>
        <vt:i4>122</vt:i4>
      </vt:variant>
      <vt:variant>
        <vt:i4>0</vt:i4>
      </vt:variant>
      <vt:variant>
        <vt:i4>5</vt:i4>
      </vt:variant>
      <vt:variant>
        <vt:lpwstr/>
      </vt:variant>
      <vt:variant>
        <vt:lpwstr>_Toc166617237</vt:lpwstr>
      </vt:variant>
      <vt:variant>
        <vt:i4>1245236</vt:i4>
      </vt:variant>
      <vt:variant>
        <vt:i4>116</vt:i4>
      </vt:variant>
      <vt:variant>
        <vt:i4>0</vt:i4>
      </vt:variant>
      <vt:variant>
        <vt:i4>5</vt:i4>
      </vt:variant>
      <vt:variant>
        <vt:lpwstr/>
      </vt:variant>
      <vt:variant>
        <vt:lpwstr>_Toc166617236</vt:lpwstr>
      </vt:variant>
      <vt:variant>
        <vt:i4>1245236</vt:i4>
      </vt:variant>
      <vt:variant>
        <vt:i4>110</vt:i4>
      </vt:variant>
      <vt:variant>
        <vt:i4>0</vt:i4>
      </vt:variant>
      <vt:variant>
        <vt:i4>5</vt:i4>
      </vt:variant>
      <vt:variant>
        <vt:lpwstr/>
      </vt:variant>
      <vt:variant>
        <vt:lpwstr>_Toc166617235</vt:lpwstr>
      </vt:variant>
      <vt:variant>
        <vt:i4>1245236</vt:i4>
      </vt:variant>
      <vt:variant>
        <vt:i4>104</vt:i4>
      </vt:variant>
      <vt:variant>
        <vt:i4>0</vt:i4>
      </vt:variant>
      <vt:variant>
        <vt:i4>5</vt:i4>
      </vt:variant>
      <vt:variant>
        <vt:lpwstr/>
      </vt:variant>
      <vt:variant>
        <vt:lpwstr>_Toc166617234</vt:lpwstr>
      </vt:variant>
      <vt:variant>
        <vt:i4>1245236</vt:i4>
      </vt:variant>
      <vt:variant>
        <vt:i4>98</vt:i4>
      </vt:variant>
      <vt:variant>
        <vt:i4>0</vt:i4>
      </vt:variant>
      <vt:variant>
        <vt:i4>5</vt:i4>
      </vt:variant>
      <vt:variant>
        <vt:lpwstr/>
      </vt:variant>
      <vt:variant>
        <vt:lpwstr>_Toc166617233</vt:lpwstr>
      </vt:variant>
      <vt:variant>
        <vt:i4>1245236</vt:i4>
      </vt:variant>
      <vt:variant>
        <vt:i4>92</vt:i4>
      </vt:variant>
      <vt:variant>
        <vt:i4>0</vt:i4>
      </vt:variant>
      <vt:variant>
        <vt:i4>5</vt:i4>
      </vt:variant>
      <vt:variant>
        <vt:lpwstr/>
      </vt:variant>
      <vt:variant>
        <vt:lpwstr>_Toc166617232</vt:lpwstr>
      </vt:variant>
      <vt:variant>
        <vt:i4>1245236</vt:i4>
      </vt:variant>
      <vt:variant>
        <vt:i4>86</vt:i4>
      </vt:variant>
      <vt:variant>
        <vt:i4>0</vt:i4>
      </vt:variant>
      <vt:variant>
        <vt:i4>5</vt:i4>
      </vt:variant>
      <vt:variant>
        <vt:lpwstr/>
      </vt:variant>
      <vt:variant>
        <vt:lpwstr>_Toc166617231</vt:lpwstr>
      </vt:variant>
      <vt:variant>
        <vt:i4>1245236</vt:i4>
      </vt:variant>
      <vt:variant>
        <vt:i4>80</vt:i4>
      </vt:variant>
      <vt:variant>
        <vt:i4>0</vt:i4>
      </vt:variant>
      <vt:variant>
        <vt:i4>5</vt:i4>
      </vt:variant>
      <vt:variant>
        <vt:lpwstr/>
      </vt:variant>
      <vt:variant>
        <vt:lpwstr>_Toc166617230</vt:lpwstr>
      </vt:variant>
      <vt:variant>
        <vt:i4>1179700</vt:i4>
      </vt:variant>
      <vt:variant>
        <vt:i4>74</vt:i4>
      </vt:variant>
      <vt:variant>
        <vt:i4>0</vt:i4>
      </vt:variant>
      <vt:variant>
        <vt:i4>5</vt:i4>
      </vt:variant>
      <vt:variant>
        <vt:lpwstr/>
      </vt:variant>
      <vt:variant>
        <vt:lpwstr>_Toc166617229</vt:lpwstr>
      </vt:variant>
      <vt:variant>
        <vt:i4>1179700</vt:i4>
      </vt:variant>
      <vt:variant>
        <vt:i4>68</vt:i4>
      </vt:variant>
      <vt:variant>
        <vt:i4>0</vt:i4>
      </vt:variant>
      <vt:variant>
        <vt:i4>5</vt:i4>
      </vt:variant>
      <vt:variant>
        <vt:lpwstr/>
      </vt:variant>
      <vt:variant>
        <vt:lpwstr>_Toc166617228</vt:lpwstr>
      </vt:variant>
      <vt:variant>
        <vt:i4>1179700</vt:i4>
      </vt:variant>
      <vt:variant>
        <vt:i4>62</vt:i4>
      </vt:variant>
      <vt:variant>
        <vt:i4>0</vt:i4>
      </vt:variant>
      <vt:variant>
        <vt:i4>5</vt:i4>
      </vt:variant>
      <vt:variant>
        <vt:lpwstr/>
      </vt:variant>
      <vt:variant>
        <vt:lpwstr>_Toc166617227</vt:lpwstr>
      </vt:variant>
      <vt:variant>
        <vt:i4>1179700</vt:i4>
      </vt:variant>
      <vt:variant>
        <vt:i4>56</vt:i4>
      </vt:variant>
      <vt:variant>
        <vt:i4>0</vt:i4>
      </vt:variant>
      <vt:variant>
        <vt:i4>5</vt:i4>
      </vt:variant>
      <vt:variant>
        <vt:lpwstr/>
      </vt:variant>
      <vt:variant>
        <vt:lpwstr>_Toc166617226</vt:lpwstr>
      </vt:variant>
      <vt:variant>
        <vt:i4>1179700</vt:i4>
      </vt:variant>
      <vt:variant>
        <vt:i4>50</vt:i4>
      </vt:variant>
      <vt:variant>
        <vt:i4>0</vt:i4>
      </vt:variant>
      <vt:variant>
        <vt:i4>5</vt:i4>
      </vt:variant>
      <vt:variant>
        <vt:lpwstr/>
      </vt:variant>
      <vt:variant>
        <vt:lpwstr>_Toc166617225</vt:lpwstr>
      </vt:variant>
      <vt:variant>
        <vt:i4>1179700</vt:i4>
      </vt:variant>
      <vt:variant>
        <vt:i4>44</vt:i4>
      </vt:variant>
      <vt:variant>
        <vt:i4>0</vt:i4>
      </vt:variant>
      <vt:variant>
        <vt:i4>5</vt:i4>
      </vt:variant>
      <vt:variant>
        <vt:lpwstr/>
      </vt:variant>
      <vt:variant>
        <vt:lpwstr>_Toc166617224</vt:lpwstr>
      </vt:variant>
      <vt:variant>
        <vt:i4>1179700</vt:i4>
      </vt:variant>
      <vt:variant>
        <vt:i4>38</vt:i4>
      </vt:variant>
      <vt:variant>
        <vt:i4>0</vt:i4>
      </vt:variant>
      <vt:variant>
        <vt:i4>5</vt:i4>
      </vt:variant>
      <vt:variant>
        <vt:lpwstr/>
      </vt:variant>
      <vt:variant>
        <vt:lpwstr>_Toc166617223</vt:lpwstr>
      </vt:variant>
      <vt:variant>
        <vt:i4>1179700</vt:i4>
      </vt:variant>
      <vt:variant>
        <vt:i4>32</vt:i4>
      </vt:variant>
      <vt:variant>
        <vt:i4>0</vt:i4>
      </vt:variant>
      <vt:variant>
        <vt:i4>5</vt:i4>
      </vt:variant>
      <vt:variant>
        <vt:lpwstr/>
      </vt:variant>
      <vt:variant>
        <vt:lpwstr>_Toc166617222</vt:lpwstr>
      </vt:variant>
      <vt:variant>
        <vt:i4>1179700</vt:i4>
      </vt:variant>
      <vt:variant>
        <vt:i4>26</vt:i4>
      </vt:variant>
      <vt:variant>
        <vt:i4>0</vt:i4>
      </vt:variant>
      <vt:variant>
        <vt:i4>5</vt:i4>
      </vt:variant>
      <vt:variant>
        <vt:lpwstr/>
      </vt:variant>
      <vt:variant>
        <vt:lpwstr>_Toc166617221</vt:lpwstr>
      </vt:variant>
      <vt:variant>
        <vt:i4>1179700</vt:i4>
      </vt:variant>
      <vt:variant>
        <vt:i4>20</vt:i4>
      </vt:variant>
      <vt:variant>
        <vt:i4>0</vt:i4>
      </vt:variant>
      <vt:variant>
        <vt:i4>5</vt:i4>
      </vt:variant>
      <vt:variant>
        <vt:lpwstr/>
      </vt:variant>
      <vt:variant>
        <vt:lpwstr>_Toc166617220</vt:lpwstr>
      </vt:variant>
      <vt:variant>
        <vt:i4>1114164</vt:i4>
      </vt:variant>
      <vt:variant>
        <vt:i4>14</vt:i4>
      </vt:variant>
      <vt:variant>
        <vt:i4>0</vt:i4>
      </vt:variant>
      <vt:variant>
        <vt:i4>5</vt:i4>
      </vt:variant>
      <vt:variant>
        <vt:lpwstr/>
      </vt:variant>
      <vt:variant>
        <vt:lpwstr>_Toc166617219</vt:lpwstr>
      </vt:variant>
      <vt:variant>
        <vt:i4>1114164</vt:i4>
      </vt:variant>
      <vt:variant>
        <vt:i4>8</vt:i4>
      </vt:variant>
      <vt:variant>
        <vt:i4>0</vt:i4>
      </vt:variant>
      <vt:variant>
        <vt:i4>5</vt:i4>
      </vt:variant>
      <vt:variant>
        <vt:lpwstr/>
      </vt:variant>
      <vt:variant>
        <vt:lpwstr>_Toc166617218</vt:lpwstr>
      </vt:variant>
      <vt:variant>
        <vt:i4>1835053</vt:i4>
      </vt:variant>
      <vt:variant>
        <vt:i4>2</vt:i4>
      </vt:variant>
      <vt:variant>
        <vt:i4>0</vt:i4>
      </vt:variant>
      <vt:variant>
        <vt:i4>5</vt:i4>
      </vt:variant>
      <vt:variant>
        <vt:lpwstr/>
      </vt:variant>
      <vt:variant>
        <vt:lpwstr>_Introduction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Ghassan Abuyaghi</dc:creator>
  <cp:keywords/>
  <dc:description/>
  <cp:lastModifiedBy>AMRO EL TARSHA</cp:lastModifiedBy>
  <cp:revision>2</cp:revision>
  <dcterms:created xsi:type="dcterms:W3CDTF">2024-05-16T06:34:00Z</dcterms:created>
  <dcterms:modified xsi:type="dcterms:W3CDTF">2024-05-16T06:34:00Z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346a145297434fd1c6fcdfd726e7703a52b24ca3e0a38329383cd1b7c4972c9b</vt:lpwstr>
  </property>
  <property fmtid="{D5CDD505-2E9C-101B-9397-08002B2CF9AE}" pid="3" name="ContentTypeId">
    <vt:lpwstr>0x010100D68EFB8D6428E243B368515CC7C5CCBE</vt:lpwstr>
  </property>
</Properties>
</file>